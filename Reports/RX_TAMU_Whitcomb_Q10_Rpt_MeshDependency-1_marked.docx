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haansoftxlsx"/>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charts/chart1.xml" ContentType="application/vnd.openxmlformats-officedocument.drawingml.chart+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99331C" w:rsidRDefault="0099331C">
      <w:pPr>
        <w:jc w:val="center"/>
        <w:rPr>
          <w:b/>
          <w:sz w:val="32"/>
          <w:szCs w:val="32"/>
        </w:rPr>
      </w:pPr>
    </w:p>
    <w:p w:rsidR="0099331C" w:rsidRDefault="0099331C">
      <w:pPr>
        <w:jc w:val="center"/>
        <w:rPr>
          <w:b/>
          <w:sz w:val="32"/>
          <w:szCs w:val="32"/>
        </w:rPr>
      </w:pPr>
    </w:p>
    <w:p w:rsidR="0099331C" w:rsidRDefault="0099331C">
      <w:pPr>
        <w:jc w:val="center"/>
        <w:rPr>
          <w:b/>
          <w:sz w:val="32"/>
          <w:szCs w:val="32"/>
        </w:rPr>
      </w:pPr>
    </w:p>
    <w:p w:rsidR="0099331C" w:rsidRDefault="0099331C">
      <w:pPr>
        <w:jc w:val="center"/>
        <w:rPr>
          <w:b/>
          <w:sz w:val="32"/>
          <w:szCs w:val="32"/>
        </w:rPr>
      </w:pPr>
    </w:p>
    <w:p w:rsidR="0099331C" w:rsidRDefault="00790A8B">
      <w:pPr>
        <w:jc w:val="center"/>
        <w:rPr>
          <w:b/>
          <w:sz w:val="32"/>
          <w:szCs w:val="32"/>
        </w:rPr>
      </w:pPr>
      <w:r>
        <w:rPr>
          <w:b/>
          <w:sz w:val="32"/>
          <w:szCs w:val="32"/>
        </w:rPr>
        <w:t>AFRL Research Collaboration Program</w:t>
      </w:r>
    </w:p>
    <w:p w:rsidR="0099331C" w:rsidRDefault="00790A8B">
      <w:pPr>
        <w:jc w:val="center"/>
        <w:rPr>
          <w:b/>
          <w:sz w:val="32"/>
          <w:szCs w:val="32"/>
        </w:rPr>
      </w:pPr>
      <w:r>
        <w:rPr>
          <w:b/>
          <w:sz w:val="32"/>
          <w:szCs w:val="32"/>
        </w:rPr>
        <w:t>Contract FA8650-13-C-5800</w:t>
      </w:r>
    </w:p>
    <w:p w:rsidR="0099331C" w:rsidRDefault="00790A8B">
      <w:pPr>
        <w:jc w:val="center"/>
        <w:rPr>
          <w:b/>
          <w:sz w:val="32"/>
          <w:szCs w:val="32"/>
        </w:rPr>
      </w:pPr>
      <w:r>
        <w:rPr>
          <w:b/>
          <w:sz w:val="32"/>
          <w:szCs w:val="32"/>
        </w:rPr>
        <w:t>Effect of Constituents and Microstructure on Energy Dissipation Mechanisms During Damage Growth</w:t>
      </w:r>
    </w:p>
    <w:p w:rsidR="0099331C" w:rsidRDefault="00790A8B">
      <w:pPr>
        <w:jc w:val="center"/>
        <w:rPr>
          <w:b/>
          <w:sz w:val="32"/>
          <w:szCs w:val="32"/>
        </w:rPr>
      </w:pPr>
      <w:r>
        <w:rPr>
          <w:b/>
          <w:sz w:val="32"/>
          <w:szCs w:val="32"/>
        </w:rPr>
        <w:t>University:   Texas A&amp;M University</w:t>
      </w:r>
    </w:p>
    <w:p w:rsidR="0099331C" w:rsidRDefault="00790A8B">
      <w:pPr>
        <w:jc w:val="both"/>
        <w:rPr>
          <w:b/>
          <w:sz w:val="32"/>
          <w:szCs w:val="32"/>
        </w:rPr>
      </w:pPr>
      <w:r>
        <w:rPr>
          <w:b/>
          <w:sz w:val="32"/>
          <w:szCs w:val="32"/>
        </w:rPr>
        <w:t xml:space="preserve">                         REPORT COVERS PERIOD: 10-1-16 THRU 12-30-16</w:t>
      </w:r>
      <w:r>
        <w:rPr>
          <w:b/>
          <w:sz w:val="32"/>
          <w:szCs w:val="32"/>
        </w:rPr>
        <w:tab/>
      </w:r>
    </w:p>
    <w:p w:rsidR="0099331C" w:rsidRDefault="00790A8B">
      <w:pPr>
        <w:jc w:val="center"/>
        <w:rPr>
          <w:b/>
          <w:sz w:val="32"/>
          <w:szCs w:val="32"/>
        </w:rPr>
      </w:pPr>
      <w:r>
        <w:rPr>
          <w:b/>
          <w:sz w:val="32"/>
          <w:szCs w:val="32"/>
        </w:rPr>
        <w:br w:type="page"/>
      </w:r>
    </w:p>
    <w:p w:rsidR="0099331C" w:rsidRDefault="0099331C">
      <w:pPr>
        <w:jc w:val="center"/>
        <w:rPr>
          <w:b/>
          <w:sz w:val="32"/>
          <w:szCs w:val="32"/>
        </w:rPr>
      </w:pPr>
    </w:p>
    <w:p w:rsidR="0099331C" w:rsidRDefault="00790A8B">
      <w:pPr>
        <w:pStyle w:val="ListParagraph"/>
        <w:numPr>
          <w:ilvl w:val="0"/>
          <w:numId w:val="1"/>
        </w:numPr>
        <w:jc w:val="both"/>
        <w:rPr>
          <w:b/>
          <w:sz w:val="24"/>
          <w:szCs w:val="24"/>
        </w:rPr>
      </w:pPr>
      <w:r>
        <w:rPr>
          <w:b/>
          <w:sz w:val="24"/>
          <w:szCs w:val="24"/>
        </w:rPr>
        <w:t>PROJECT TEAM MEMBERS</w:t>
      </w:r>
    </w:p>
    <w:p w:rsidR="0099331C" w:rsidRDefault="00790A8B">
      <w:pPr>
        <w:pStyle w:val="ListParagraph"/>
        <w:numPr>
          <w:ilvl w:val="0"/>
          <w:numId w:val="2"/>
        </w:numPr>
        <w:jc w:val="both"/>
        <w:rPr>
          <w:b/>
          <w:sz w:val="24"/>
          <w:szCs w:val="24"/>
        </w:rPr>
      </w:pPr>
      <w:r>
        <w:rPr>
          <w:b/>
          <w:sz w:val="24"/>
          <w:szCs w:val="24"/>
        </w:rPr>
        <w:t xml:space="preserve">LEAD UNIVERSITY POC:  </w:t>
      </w:r>
      <w:r>
        <w:rPr>
          <w:sz w:val="24"/>
          <w:szCs w:val="24"/>
        </w:rPr>
        <w:t>John Whitcomb, 979-845-4006, jdw@tamu.edu</w:t>
      </w:r>
    </w:p>
    <w:p w:rsidR="0099331C" w:rsidRDefault="00790A8B">
      <w:pPr>
        <w:pStyle w:val="ListParagraph"/>
        <w:numPr>
          <w:ilvl w:val="0"/>
          <w:numId w:val="2"/>
        </w:numPr>
        <w:jc w:val="both"/>
        <w:rPr>
          <w:b/>
          <w:sz w:val="24"/>
          <w:szCs w:val="24"/>
        </w:rPr>
      </w:pPr>
      <w:r>
        <w:rPr>
          <w:b/>
          <w:sz w:val="24"/>
          <w:szCs w:val="24"/>
        </w:rPr>
        <w:t xml:space="preserve">PROJECT TEAM MEMBERS: </w:t>
      </w:r>
      <w:r>
        <w:rPr>
          <w:sz w:val="24"/>
          <w:szCs w:val="24"/>
        </w:rPr>
        <w:t>John Whitcomb,</w:t>
      </w:r>
      <w:r>
        <w:rPr>
          <w:b/>
          <w:sz w:val="24"/>
          <w:szCs w:val="24"/>
        </w:rPr>
        <w:t xml:space="preserve"> </w:t>
      </w:r>
      <w:r>
        <w:rPr>
          <w:sz w:val="24"/>
          <w:szCs w:val="24"/>
        </w:rPr>
        <w:t>Keith Ballard, Collin Blake</w:t>
      </w:r>
    </w:p>
    <w:p w:rsidR="0099331C" w:rsidRDefault="00790A8B">
      <w:pPr>
        <w:pStyle w:val="ListParagraph"/>
        <w:numPr>
          <w:ilvl w:val="0"/>
          <w:numId w:val="2"/>
        </w:numPr>
        <w:jc w:val="both"/>
        <w:rPr>
          <w:b/>
          <w:sz w:val="24"/>
          <w:szCs w:val="24"/>
        </w:rPr>
      </w:pPr>
      <w:r>
        <w:rPr>
          <w:b/>
          <w:sz w:val="24"/>
          <w:szCs w:val="24"/>
        </w:rPr>
        <w:t xml:space="preserve">AFRL TECHNICAL POC:  </w:t>
      </w:r>
      <w:r>
        <w:rPr>
          <w:sz w:val="24"/>
          <w:szCs w:val="24"/>
        </w:rPr>
        <w:t xml:space="preserve">Craig Przybyla </w:t>
      </w:r>
      <w:r>
        <w:rPr>
          <w:b/>
          <w:sz w:val="24"/>
          <w:szCs w:val="24"/>
        </w:rPr>
        <w:t xml:space="preserve"> </w:t>
      </w:r>
    </w:p>
    <w:p w:rsidR="0099331C" w:rsidRDefault="0099331C">
      <w:pPr>
        <w:pStyle w:val="ListParagraph"/>
        <w:jc w:val="both"/>
        <w:rPr>
          <w:b/>
          <w:sz w:val="24"/>
          <w:szCs w:val="24"/>
        </w:rPr>
      </w:pPr>
    </w:p>
    <w:p w:rsidR="0099331C" w:rsidRDefault="00790A8B">
      <w:pPr>
        <w:pStyle w:val="ListParagraph"/>
        <w:numPr>
          <w:ilvl w:val="0"/>
          <w:numId w:val="1"/>
        </w:numPr>
        <w:jc w:val="both"/>
        <w:rPr>
          <w:b/>
          <w:sz w:val="24"/>
          <w:szCs w:val="24"/>
        </w:rPr>
      </w:pPr>
      <w:r>
        <w:rPr>
          <w:b/>
          <w:sz w:val="24"/>
          <w:szCs w:val="24"/>
        </w:rPr>
        <w:t>TECHNICAL DISCUSSION</w:t>
      </w:r>
    </w:p>
    <w:p w:rsidR="0099331C" w:rsidRDefault="00790A8B">
      <w:pPr>
        <w:pStyle w:val="ListParagraph"/>
        <w:numPr>
          <w:ilvl w:val="0"/>
          <w:numId w:val="3"/>
        </w:numPr>
        <w:rPr>
          <w:b/>
          <w:sz w:val="24"/>
          <w:szCs w:val="24"/>
        </w:rPr>
      </w:pPr>
      <w:r>
        <w:rPr>
          <w:b/>
          <w:sz w:val="24"/>
          <w:szCs w:val="24"/>
        </w:rPr>
        <w:t>CURRENT WORK</w:t>
      </w:r>
      <w:r>
        <w:rPr>
          <w:b/>
          <w:sz w:val="24"/>
          <w:szCs w:val="24"/>
        </w:rPr>
        <w:br/>
      </w:r>
      <w:r>
        <w:rPr>
          <w:sz w:val="24"/>
          <w:szCs w:val="24"/>
        </w:rPr>
        <w:t xml:space="preserve">This quarter we worked on studying the dependency of damage growth on cohesive zone meshes. </w:t>
      </w:r>
    </w:p>
    <w:p w:rsidR="0099331C" w:rsidRDefault="00790A8B">
      <w:pPr>
        <w:pStyle w:val="ListParagraph"/>
        <w:rPr>
          <w:b/>
          <w:sz w:val="24"/>
          <w:szCs w:val="24"/>
        </w:rPr>
      </w:pPr>
      <w:r>
        <w:rPr>
          <w:sz w:val="24"/>
          <w:szCs w:val="24"/>
        </w:rPr>
        <w:t xml:space="preserve"> </w:t>
      </w:r>
    </w:p>
    <w:p w:rsidR="0099331C" w:rsidRDefault="00790A8B">
      <w:pPr>
        <w:pStyle w:val="ListParagraph"/>
        <w:rPr>
          <w:b/>
          <w:szCs w:val="24"/>
        </w:rPr>
      </w:pPr>
      <w:r>
        <w:rPr>
          <w:b/>
          <w:szCs w:val="24"/>
        </w:rPr>
        <w:t>Background</w:t>
      </w:r>
    </w:p>
    <w:p w:rsidR="0099331C" w:rsidRDefault="00790A8B">
      <w:pPr>
        <w:pStyle w:val="ListParagraph"/>
        <w:rPr>
          <w:szCs w:val="24"/>
        </w:rPr>
      </w:pPr>
      <w:r>
        <w:rPr>
          <w:szCs w:val="24"/>
        </w:rPr>
        <w:t xml:space="preserve">With the increasingly widespread use of fiber/matrix composites, the accurate prediction of the progression of damage and final failure is an important topic for researchers.  Consequently, researchers have proposed numerous computational models to predict progressive damage within a multiscale framework.  At the microscale, where fibers and matrix are modelled discretely, some popular approaches to model damage include the use of continuum damage elements, which models the effect of a damage parameter on the response of a material, cohesive elements placed along a predetermined potential crack path, which models the discrete crack explicitly, a plasticity model for matrix damage combined with cohesive zone elements for interfacial debonding, and mesh independent methods, which allow the crack to grow along an arbitrary path. </w:t>
      </w:r>
    </w:p>
    <w:p w:rsidR="0099331C" w:rsidRDefault="00790A8B">
      <w:pPr>
        <w:pStyle w:val="ListParagraph"/>
        <w:rPr>
          <w:szCs w:val="24"/>
        </w:rPr>
      </w:pPr>
      <w:r>
        <w:rPr>
          <w:szCs w:val="24"/>
        </w:rPr>
        <w:t xml:space="preserve"> </w:t>
      </w:r>
    </w:p>
    <w:p w:rsidR="0099331C" w:rsidRDefault="00790A8B">
      <w:pPr>
        <w:pStyle w:val="ListParagraph"/>
        <w:rPr>
          <w:szCs w:val="24"/>
        </w:rPr>
      </w:pPr>
      <w:r>
        <w:rPr>
          <w:szCs w:val="24"/>
        </w:rPr>
        <w:t>With all of these methods, very little of the literature compares the results of these methods, and no work compares the different methods using the same meshes and material properties.  To confidently predict the progression of damage at the fiber matrix scale, the differences between the available models and their agreement with experimental results should be understood.</w:t>
      </w:r>
    </w:p>
    <w:p w:rsidR="0099331C" w:rsidRDefault="0099331C">
      <w:pPr>
        <w:pStyle w:val="ListParagraph"/>
        <w:rPr>
          <w:b/>
          <w:sz w:val="24"/>
          <w:szCs w:val="24"/>
        </w:rPr>
      </w:pPr>
    </w:p>
    <w:p w:rsidR="0099331C" w:rsidRDefault="00790A8B">
      <w:pPr>
        <w:pStyle w:val="ListParagraph"/>
        <w:rPr>
          <w:b/>
          <w:sz w:val="24"/>
          <w:szCs w:val="24"/>
        </w:rPr>
      </w:pPr>
      <w:r>
        <w:rPr>
          <w:b/>
          <w:sz w:val="24"/>
          <w:szCs w:val="24"/>
        </w:rPr>
        <w:t>Approach</w:t>
      </w:r>
    </w:p>
    <w:p w:rsidR="0099331C" w:rsidRDefault="00790A8B">
      <w:pPr>
        <w:pStyle w:val="ListParagraph"/>
        <w:spacing w:after="160" w:line="259" w:lineRule="auto"/>
      </w:pPr>
      <w:r>
        <w:t xml:space="preserve">This work compares the progression of damage using a continuum damage model and cohesive zone model.  Both of these models have been used extensively in previous research. Continuum damage offers the benefits of allowing damage to occur anywhere, easier mesh generation, and better numerical stability.  However, continuum damage does not directly model discrete cracks or fiber/matrix debonding.  The use of cohesive elements alleviates this shortcoming, but the analyses have mesh dependency and much worse numerical stability.  </w:t>
      </w:r>
    </w:p>
    <w:p w:rsidR="0099331C" w:rsidRDefault="0099331C">
      <w:pPr>
        <w:pStyle w:val="ListParagraph"/>
        <w:spacing w:after="160" w:line="259" w:lineRule="auto"/>
      </w:pPr>
    </w:p>
    <w:p w:rsidR="0099331C" w:rsidRDefault="0099331C">
      <w:pPr>
        <w:pStyle w:val="ListParagraph"/>
        <w:spacing w:after="160" w:line="259" w:lineRule="auto"/>
        <w:rPr>
          <w:noProof/>
        </w:rPr>
      </w:pPr>
    </w:p>
    <w:p w:rsidR="0099331C" w:rsidRDefault="0099331C">
      <w:pPr>
        <w:pStyle w:val="ListParagraph"/>
        <w:spacing w:after="160" w:line="259" w:lineRule="auto"/>
        <w:rPr>
          <w:noProof/>
        </w:rPr>
      </w:pPr>
    </w:p>
    <w:p w:rsidR="0099331C" w:rsidRDefault="00790A8B">
      <w:pPr>
        <w:pStyle w:val="ListParagraph"/>
        <w:spacing w:after="160" w:line="259" w:lineRule="auto"/>
        <w:rPr>
          <w:ins w:id="0" w:author="Author" w:date="2017-01-13T18:53:00Z"/>
        </w:rPr>
      </w:pPr>
      <w:r>
        <w:t xml:space="preserve">During this quarter, the focal problem was an infinite hexagonal array of fibers subjected to uniaxial loads. Because of periodic boundary conditions, only one fiber was modeled. The study </w:t>
      </w:r>
      <w:del w:id="1" w:author="Author" w:date="2017-01-13T13:59:00Z">
        <w:r w:rsidDel="001E0D95">
          <w:delText>was</w:delText>
        </w:r>
      </w:del>
      <w:ins w:id="2" w:author="Author" w:date="2017-01-13T13:59:00Z">
        <w:r w:rsidR="001E0D95">
          <w:t>examined</w:t>
        </w:r>
      </w:ins>
      <w:r>
        <w:t xml:space="preserve"> the dependence of damage propagation on structured</w:t>
      </w:r>
      <w:del w:id="3" w:author="Author" w:date="2017-01-13T14:00:00Z">
        <w:r w:rsidDel="001E0D95">
          <w:delText>,</w:delText>
        </w:r>
      </w:del>
      <w:r>
        <w:t xml:space="preserve"> quadrilateral and unstructured</w:t>
      </w:r>
      <w:del w:id="4" w:author="Author" w:date="2017-01-13T14:00:00Z">
        <w:r w:rsidDel="001E0D95">
          <w:delText>,</w:delText>
        </w:r>
      </w:del>
      <w:r>
        <w:t xml:space="preserve"> triangular cohesive </w:t>
      </w:r>
      <w:r>
        <w:lastRenderedPageBreak/>
        <w:t xml:space="preserve">zone meshes. Uniaxial, horizontal load was applied. The </w:t>
      </w:r>
      <w:del w:id="5" w:author="Author" w:date="2017-01-13T14:00:00Z">
        <w:r w:rsidDel="001E0D95">
          <w:delText xml:space="preserve">parameters </w:delText>
        </w:r>
      </w:del>
      <w:ins w:id="6" w:author="Author" w:date="2017-01-13T14:00:00Z">
        <w:r w:rsidR="001E0D95">
          <w:t xml:space="preserve">refinement </w:t>
        </w:r>
      </w:ins>
      <w:r>
        <w:t xml:space="preserve">for the mesh for the structured matrix </w:t>
      </w:r>
      <w:ins w:id="7" w:author="Author" w:date="2017-01-13T14:01:00Z">
        <w:r w:rsidR="001E0D95">
          <w:t>is</w:t>
        </w:r>
      </w:ins>
      <w:del w:id="8" w:author="Author" w:date="2017-01-13T14:00:00Z">
        <w:r w:rsidDel="001E0D95">
          <w:delText>is</w:delText>
        </w:r>
      </w:del>
      <w:r>
        <w:t xml:space="preserve"> defined radially and circumferentially and w</w:t>
      </w:r>
      <w:ins w:id="9" w:author="Author" w:date="2017-01-13T14:01:00Z">
        <w:r w:rsidR="001E0D95">
          <w:t>as</w:t>
        </w:r>
      </w:ins>
      <w:del w:id="10" w:author="Author" w:date="2017-01-13T14:01:00Z">
        <w:r w:rsidDel="001E0D95">
          <w:delText>ere</w:delText>
        </w:r>
      </w:del>
      <w:r>
        <w:t xml:space="preserve"> increased </w:t>
      </w:r>
      <w:del w:id="11" w:author="Author" w:date="2017-01-13T14:01:00Z">
        <w:r w:rsidDel="001E0D95">
          <w:delText xml:space="preserve">individually </w:delText>
        </w:r>
      </w:del>
      <w:r>
        <w:t>by factors of 2</w:t>
      </w:r>
      <w:ins w:id="12" w:author="Author" w:date="2017-01-13T14:01:00Z">
        <w:r w:rsidR="001E0D95">
          <w:t xml:space="preserve"> in each direction</w:t>
        </w:r>
      </w:ins>
      <w:r>
        <w:t xml:space="preserve">, resulting in overall </w:t>
      </w:r>
      <w:ins w:id="13" w:author="Author" w:date="2017-01-13T14:02:00Z">
        <w:r w:rsidR="001E0D95">
          <w:t>increased element numbers of 4x</w:t>
        </w:r>
      </w:ins>
      <w:del w:id="14" w:author="Author" w:date="2017-01-13T14:02:00Z">
        <w:r w:rsidDel="001E0D95">
          <w:delText>refinements of 4</w:delText>
        </w:r>
      </w:del>
      <w:r>
        <w:t xml:space="preserve">. The unstructured meshes were parameterized by the number nodes along each hexagonal edge to match the structured meshes. These unstructured meshes were also randomly seeded to generate similarly refined meshes that were different geometrically. Figure 1 shows the same section of a mesh that has the same refinement but is seeded </w:t>
      </w:r>
      <w:r w:rsidR="009339C2">
        <w:rPr>
          <w:noProof/>
        </w:rPr>
        <mc:AlternateContent>
          <mc:Choice Requires="wpg">
            <w:drawing>
              <wp:anchor distT="0" distB="0" distL="114300" distR="114300" simplePos="0" relativeHeight="251707392" behindDoc="0" locked="0" layoutInCell="1" allowOverlap="1">
                <wp:simplePos x="0" y="0"/>
                <wp:positionH relativeFrom="column">
                  <wp:posOffset>1866900</wp:posOffset>
                </wp:positionH>
                <wp:positionV relativeFrom="paragraph">
                  <wp:posOffset>1333500</wp:posOffset>
                </wp:positionV>
                <wp:extent cx="2209800" cy="2188210"/>
                <wp:effectExtent l="0" t="0" r="0" b="2540"/>
                <wp:wrapTopAndBottom/>
                <wp:docPr id="48" name="Group 48"/>
                <wp:cNvGraphicFramePr/>
                <a:graphic xmlns:a="http://schemas.openxmlformats.org/drawingml/2006/main">
                  <a:graphicData uri="http://schemas.microsoft.com/office/word/2010/wordprocessingGroup">
                    <wpg:wgp>
                      <wpg:cNvGrpSpPr/>
                      <wpg:grpSpPr>
                        <a:xfrm>
                          <a:off x="0" y="0"/>
                          <a:ext cx="2209800" cy="2188210"/>
                          <a:chOff x="0" y="0"/>
                          <a:chExt cx="2209800" cy="2188210"/>
                        </a:xfrm>
                      </wpg:grpSpPr>
                      <pic:pic xmlns:pic="http://schemas.openxmlformats.org/drawingml/2006/picture">
                        <pic:nvPicPr>
                          <pic:cNvPr id="25" name="Picture 25"/>
                          <pic:cNvPicPr>
                            <a:picLocks noChangeAspect="1"/>
                          </pic:cNvPicPr>
                        </pic:nvPicPr>
                        <pic:blipFill>
                          <a:blip r:embed="rId5">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57150" y="0"/>
                            <a:ext cx="2152650" cy="2188210"/>
                          </a:xfrm>
                          <a:prstGeom prst="rect">
                            <a:avLst/>
                          </a:prstGeom>
                        </pic:spPr>
                      </pic:pic>
                      <pic:pic xmlns:pic="http://schemas.openxmlformats.org/drawingml/2006/picture">
                        <pic:nvPicPr>
                          <pic:cNvPr id="24" name="Picture 24"/>
                          <pic:cNvPicPr>
                            <a:picLocks noChangeAspect="1"/>
                          </pic:cNvPicPr>
                        </pic:nvPicPr>
                        <pic:blipFill rotWithShape="1">
                          <a:blip r:embed="rId6">
                            <a:clrChange>
                              <a:clrFrom>
                                <a:srgbClr val="FFFFFF"/>
                              </a:clrFrom>
                              <a:clrTo>
                                <a:srgbClr val="FFFFFF">
                                  <a:alpha val="0"/>
                                </a:srgbClr>
                              </a:clrTo>
                            </a:clrChange>
                            <a:duotone>
                              <a:prstClr val="black"/>
                              <a:schemeClr val="accent1">
                                <a:tint val="45000"/>
                                <a:satMod val="400000"/>
                              </a:schemeClr>
                            </a:duotone>
                            <a:extLst>
                              <a:ext uri="{28A0092B-C50C-407E-A947-70E740481C1C}">
                                <a14:useLocalDpi xmlns:a14="http://schemas.microsoft.com/office/drawing/2010/main" val="0"/>
                              </a:ext>
                            </a:extLst>
                          </a:blip>
                          <a:srcRect t="4148" b="11742"/>
                          <a:stretch/>
                        </pic:blipFill>
                        <pic:spPr bwMode="auto">
                          <a:xfrm>
                            <a:off x="0" y="47625"/>
                            <a:ext cx="2171700" cy="21240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46EA801" id="Group 48" o:spid="_x0000_s1026" style="position:absolute;margin-left:147pt;margin-top:105pt;width:174pt;height:172.3pt;z-index:251707392" coordsize="22098,21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left:571;width:21527;height:21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">
                  <v:imagedata r:id="rId7" o:title="" recolortarget="#58201f [1445]"/>
                  <v:path arrowok="t"/>
                </v:shape>
                <v:shape id="Picture 24" o:spid="_x0000_s1028" type="#_x0000_t75" style="position:absolute;top:476;width:21717;height:21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">
                  <v:imagedata r:id="rId8" o:title="" croptop="2718f" cropbottom="7695f" chromakey="white" recolortarget="black"/>
                  <v:path arrowok="t"/>
                </v:shape>
                <w10:wrap type="topAndBottom"/>
              </v:group>
            </w:pict>
          </mc:Fallback>
        </mc:AlternateContent>
      </w:r>
      <w:ins w:id="15" w:author="Author" w:date="2017-01-13T14:03:00Z">
        <w:r w:rsidR="001E0D95">
          <w:rPr>
            <w:noProof/>
          </w:rPr>
          <mc:AlternateContent>
            <mc:Choice Requires="wpi">
              <w:drawing>
                <wp:anchor distT="0" distB="0" distL="114300" distR="114300" simplePos="0" relativeHeight="251702272" behindDoc="0" locked="0" layoutInCell="1" allowOverlap="1">
                  <wp:simplePos x="0" y="0"/>
                  <wp:positionH relativeFrom="column">
                    <wp:posOffset>7205691</wp:posOffset>
                  </wp:positionH>
                  <wp:positionV relativeFrom="paragraph">
                    <wp:posOffset>3022611</wp:posOffset>
                  </wp:positionV>
                  <wp:extent cx="75600" cy="1203120"/>
                  <wp:effectExtent l="57150" t="57150" r="57785" b="54610"/>
                  <wp:wrapNone/>
                  <wp:docPr id="20" name="Ink 20"/>
                  <wp:cNvGraphicFramePr/>
                  <a:graphic xmlns:a="http://schemas.openxmlformats.org/drawingml/2006/main">
                    <a:graphicData uri="http://schemas.microsoft.com/office/word/2010/wordprocessingInk">
                      <w14:contentPart bwMode="auto" r:id="rId9">
                        <w14:nvContentPartPr>
                          <w14:cNvContentPartPr/>
                        </w14:nvContentPartPr>
                        <w14:xfrm>
                          <a:off x="0" y="0"/>
                          <a:ext cx="75600" cy="1203120"/>
                        </w14:xfrm>
                      </w14:contentPart>
                    </a:graphicData>
                  </a:graphic>
                </wp:anchor>
              </w:drawing>
            </mc:Choice>
            <mc:Fallback>
              <w:pict>
                <v:shape w14:anchorId="3B4FAFA2" id="Ink 20" o:spid="_x0000_s1026" type="#_x0000_t75" style="position:absolute;margin-left:566pt;margin-top:236.6pt;width:8.8pt;height:97.6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">
                  <v:imagedata r:id="rId10" o:title=""/>
                </v:shape>
              </w:pict>
            </mc:Fallback>
          </mc:AlternateContent>
        </w:r>
        <w:del w:id="16" w:author="Author" w:date="2017-01-13T18:49:00Z">
          <w:r w:rsidR="001E0D95" w:rsidDel="00F91756">
            <w:rPr>
              <w:noProof/>
            </w:rPr>
            <mc:AlternateContent>
              <mc:Choice Requires="wpi">
                <w:drawing>
                  <wp:anchor distT="0" distB="0" distL="114300" distR="114300" simplePos="0" relativeHeight="251695104" behindDoc="0" locked="0" layoutInCell="1" allowOverlap="1">
                    <wp:simplePos x="0" y="0"/>
                    <wp:positionH relativeFrom="column">
                      <wp:posOffset>5529171</wp:posOffset>
                    </wp:positionH>
                    <wp:positionV relativeFrom="paragraph">
                      <wp:posOffset>1989051</wp:posOffset>
                    </wp:positionV>
                    <wp:extent cx="939960" cy="477360"/>
                    <wp:effectExtent l="38100" t="38100" r="12700" b="56515"/>
                    <wp:wrapNone/>
                    <wp:docPr id="19" name="Ink 19"/>
                    <wp:cNvGraphicFramePr/>
                    <a:graphic xmlns:a="http://schemas.openxmlformats.org/drawingml/2006/main">
                      <a:graphicData uri="http://schemas.microsoft.com/office/word/2010/wordprocessingInk">
                        <w14:contentPart bwMode="auto" r:id="rId11">
                          <w14:nvContentPartPr>
                            <w14:cNvContentPartPr/>
                          </w14:nvContentPartPr>
                          <w14:xfrm>
                            <a:off x="0" y="0"/>
                            <a:ext cx="939960" cy="477360"/>
                          </w14:xfrm>
                        </w14:contentPart>
                      </a:graphicData>
                    </a:graphic>
                  </wp:anchor>
                </w:drawing>
              </mc:Choice>
              <mc:Fallback>
                <w:pict>
                  <v:shape w14:anchorId="3168A883" id="Ink 19" o:spid="_x0000_s1026" type="#_x0000_t75" style="position:absolute;margin-left:434.8pt;margin-top:155.8pt;width:75.35pt;height:39.1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">
                    <v:imagedata r:id="rId12" o:title=""/>
                  </v:shape>
                </w:pict>
              </mc:Fallback>
            </mc:AlternateContent>
          </w:r>
          <w:r w:rsidR="001E0D95" w:rsidDel="00F91756">
            <w:rPr>
              <w:noProof/>
            </w:rPr>
            <mc:AlternateContent>
              <mc:Choice Requires="wpi">
                <w:drawing>
                  <wp:anchor distT="0" distB="0" distL="114300" distR="114300" simplePos="0" relativeHeight="251685888" behindDoc="0" locked="0" layoutInCell="1" allowOverlap="1">
                    <wp:simplePos x="0" y="0"/>
                    <wp:positionH relativeFrom="column">
                      <wp:posOffset>4763091</wp:posOffset>
                    </wp:positionH>
                    <wp:positionV relativeFrom="paragraph">
                      <wp:posOffset>2410611</wp:posOffset>
                    </wp:positionV>
                    <wp:extent cx="436320" cy="237240"/>
                    <wp:effectExtent l="38100" t="38100" r="40005" b="48895"/>
                    <wp:wrapNone/>
                    <wp:docPr id="18" name="Ink 18"/>
                    <wp:cNvGraphicFramePr/>
                    <a:graphic xmlns:a="http://schemas.openxmlformats.org/drawingml/2006/main">
                      <a:graphicData uri="http://schemas.microsoft.com/office/word/2010/wordprocessingInk">
                        <w14:contentPart bwMode="auto" r:id="rId13">
                          <w14:nvContentPartPr>
                            <w14:cNvContentPartPr/>
                          </w14:nvContentPartPr>
                          <w14:xfrm>
                            <a:off x="0" y="0"/>
                            <a:ext cx="436320" cy="237240"/>
                          </w14:xfrm>
                        </w14:contentPart>
                      </a:graphicData>
                    </a:graphic>
                  </wp:anchor>
                </w:drawing>
              </mc:Choice>
              <mc:Fallback>
                <w:pict>
                  <v:shape w14:anchorId="7F38CB9F" id="Ink 18" o:spid="_x0000_s1026" type="#_x0000_t75" style="position:absolute;margin-left:374.45pt;margin-top:189.05pt;width:35.7pt;height:20.0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">
                    <v:imagedata r:id="rId14" o:title=""/>
                  </v:shape>
                </w:pict>
              </mc:Fallback>
            </mc:AlternateContent>
          </w:r>
          <w:r w:rsidR="001E0D95" w:rsidDel="00F91756">
            <w:rPr>
              <w:noProof/>
            </w:rPr>
            <mc:AlternateContent>
              <mc:Choice Requires="wpi">
                <w:drawing>
                  <wp:anchor distT="0" distB="0" distL="114300" distR="114300" simplePos="0" relativeHeight="251677696" behindDoc="0" locked="0" layoutInCell="1" allowOverlap="1">
                    <wp:simplePos x="0" y="0"/>
                    <wp:positionH relativeFrom="column">
                      <wp:posOffset>4874691</wp:posOffset>
                    </wp:positionH>
                    <wp:positionV relativeFrom="paragraph">
                      <wp:posOffset>2385411</wp:posOffset>
                    </wp:positionV>
                    <wp:extent cx="545760" cy="411120"/>
                    <wp:effectExtent l="57150" t="19050" r="45085" b="46355"/>
                    <wp:wrapNone/>
                    <wp:docPr id="17" name="Ink 17"/>
                    <wp:cNvGraphicFramePr/>
                    <a:graphic xmlns:a="http://schemas.openxmlformats.org/drawingml/2006/main">
                      <a:graphicData uri="http://schemas.microsoft.com/office/word/2010/wordprocessingInk">
                        <w14:contentPart bwMode="auto" r:id="rId15">
                          <w14:nvContentPartPr>
                            <w14:cNvContentPartPr/>
                          </w14:nvContentPartPr>
                          <w14:xfrm>
                            <a:off x="0" y="0"/>
                            <a:ext cx="545760" cy="411120"/>
                          </w14:xfrm>
                        </w14:contentPart>
                      </a:graphicData>
                    </a:graphic>
                  </wp:anchor>
                </w:drawing>
              </mc:Choice>
              <mc:Fallback>
                <w:pict>
                  <v:shape w14:anchorId="21FDC89A" id="Ink 17" o:spid="_x0000_s1026" type="#_x0000_t75" style="position:absolute;margin-left:383.1pt;margin-top:187.25pt;width:44.35pt;height:33.7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">
                    <v:imagedata r:id="rId16" o:title=""/>
                  </v:shape>
                </w:pict>
              </mc:Fallback>
            </mc:AlternateContent>
          </w:r>
          <w:r w:rsidR="001E0D95" w:rsidDel="00F91756">
            <w:rPr>
              <w:noProof/>
            </w:rPr>
            <mc:AlternateContent>
              <mc:Choice Requires="wpi">
                <w:drawing>
                  <wp:anchor distT="0" distB="0" distL="114300" distR="114300" simplePos="0" relativeHeight="251669504" behindDoc="0" locked="0" layoutInCell="1" allowOverlap="1">
                    <wp:simplePos x="0" y="0"/>
                    <wp:positionH relativeFrom="column">
                      <wp:posOffset>6358971</wp:posOffset>
                    </wp:positionH>
                    <wp:positionV relativeFrom="paragraph">
                      <wp:posOffset>1548411</wp:posOffset>
                    </wp:positionV>
                    <wp:extent cx="29880" cy="8640"/>
                    <wp:effectExtent l="38100" t="38100" r="46355" b="48895"/>
                    <wp:wrapNone/>
                    <wp:docPr id="15" name="Ink 15"/>
                    <wp:cNvGraphicFramePr/>
                    <a:graphic xmlns:a="http://schemas.openxmlformats.org/drawingml/2006/main">
                      <a:graphicData uri="http://schemas.microsoft.com/office/word/2010/wordprocessingInk">
                        <w14:contentPart bwMode="auto" r:id="rId17">
                          <w14:nvContentPartPr>
                            <w14:cNvContentPartPr/>
                          </w14:nvContentPartPr>
                          <w14:xfrm>
                            <a:off x="0" y="0"/>
                            <a:ext cx="29880" cy="8640"/>
                          </w14:xfrm>
                        </w14:contentPart>
                      </a:graphicData>
                    </a:graphic>
                  </wp:anchor>
                </w:drawing>
              </mc:Choice>
              <mc:Fallback>
                <w:pict>
                  <v:shape w14:anchorId="1D4EE167" id="Ink 15" o:spid="_x0000_s1026" type="#_x0000_t75" style="position:absolute;margin-left:500.2pt;margin-top:121.25pt;width:3.45pt;height:2.2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">
                    <v:imagedata r:id="rId18" o:title=""/>
                  </v:shape>
                </w:pict>
              </mc:Fallback>
            </mc:AlternateContent>
          </w:r>
          <w:r w:rsidR="001E0D95" w:rsidDel="00F91756">
            <w:rPr>
              <w:noProof/>
            </w:rPr>
            <mc:AlternateContent>
              <mc:Choice Requires="wpi">
                <w:drawing>
                  <wp:anchor distT="0" distB="0" distL="114300" distR="114300" simplePos="0" relativeHeight="251660288" behindDoc="0" locked="0" layoutInCell="1" allowOverlap="1">
                    <wp:simplePos x="0" y="0"/>
                    <wp:positionH relativeFrom="column">
                      <wp:posOffset>5757411</wp:posOffset>
                    </wp:positionH>
                    <wp:positionV relativeFrom="paragraph">
                      <wp:posOffset>1559571</wp:posOffset>
                    </wp:positionV>
                    <wp:extent cx="742320" cy="390240"/>
                    <wp:effectExtent l="38100" t="38100" r="19685" b="48260"/>
                    <wp:wrapNone/>
                    <wp:docPr id="14" name="Ink 14"/>
                    <wp:cNvGraphicFramePr/>
                    <a:graphic xmlns:a="http://schemas.openxmlformats.org/drawingml/2006/main">
                      <a:graphicData uri="http://schemas.microsoft.com/office/word/2010/wordprocessingInk">
                        <w14:contentPart bwMode="auto" r:id="rId19">
                          <w14:nvContentPartPr>
                            <w14:cNvContentPartPr/>
                          </w14:nvContentPartPr>
                          <w14:xfrm>
                            <a:off x="0" y="0"/>
                            <a:ext cx="742320" cy="390240"/>
                          </w14:xfrm>
                        </w14:contentPart>
                      </a:graphicData>
                    </a:graphic>
                  </wp:anchor>
                </w:drawing>
              </mc:Choice>
              <mc:Fallback>
                <w:pict>
                  <v:shape w14:anchorId="082E1A6B" id="Ink 14" o:spid="_x0000_s1026" type="#_x0000_t75" style="position:absolute;margin-left:452.9pt;margin-top:122pt;width:59.65pt;height:32.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">
                    <v:imagedata r:id="rId20" o:title=""/>
                  </v:shape>
                </w:pict>
              </mc:Fallback>
            </mc:AlternateContent>
          </w:r>
        </w:del>
      </w:ins>
      <w:ins w:id="17" w:author="Author" w:date="2017-01-13T14:02:00Z">
        <w:del w:id="18" w:author="Author" w:date="2017-01-13T18:49:00Z">
          <w:r w:rsidR="001E0D95" w:rsidDel="00F91756">
            <w:rPr>
              <w:noProof/>
            </w:rPr>
            <mc:AlternateContent>
              <mc:Choice Requires="wpi">
                <w:drawing>
                  <wp:anchor distT="0" distB="0" distL="114300" distR="114300" simplePos="0" relativeHeight="251652096" behindDoc="0" locked="0" layoutInCell="1" allowOverlap="1">
                    <wp:simplePos x="0" y="0"/>
                    <wp:positionH relativeFrom="column">
                      <wp:posOffset>5518371</wp:posOffset>
                    </wp:positionH>
                    <wp:positionV relativeFrom="paragraph">
                      <wp:posOffset>1781691</wp:posOffset>
                    </wp:positionV>
                    <wp:extent cx="133920" cy="73080"/>
                    <wp:effectExtent l="38100" t="38100" r="38100" b="41275"/>
                    <wp:wrapNone/>
                    <wp:docPr id="13" name="Ink 13"/>
                    <wp:cNvGraphicFramePr/>
                    <a:graphic xmlns:a="http://schemas.openxmlformats.org/drawingml/2006/main">
                      <a:graphicData uri="http://schemas.microsoft.com/office/word/2010/wordprocessingInk">
                        <w14:contentPart bwMode="auto" r:id="rId21">
                          <w14:nvContentPartPr>
                            <w14:cNvContentPartPr/>
                          </w14:nvContentPartPr>
                          <w14:xfrm>
                            <a:off x="0" y="0"/>
                            <a:ext cx="133920" cy="73080"/>
                          </w14:xfrm>
                        </w14:contentPart>
                      </a:graphicData>
                    </a:graphic>
                  </wp:anchor>
                </w:drawing>
              </mc:Choice>
              <mc:Fallback>
                <w:pict>
                  <v:shape w14:anchorId="0B64BD2C" id="Ink 13" o:spid="_x0000_s1026" type="#_x0000_t75" style="position:absolute;margin-left:433.9pt;margin-top:139.65pt;width:11.85pt;height:7pt;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">
                    <v:imagedata r:id="rId22" o:title=""/>
                  </v:shape>
                </w:pict>
              </mc:Fallback>
            </mc:AlternateContent>
          </w:r>
          <w:r w:rsidR="001E0D95" w:rsidDel="00F91756">
            <w:rPr>
              <w:noProof/>
            </w:rPr>
            <mc:AlternateContent>
              <mc:Choice Requires="wpi">
                <w:drawing>
                  <wp:anchor distT="0" distB="0" distL="114300" distR="114300" simplePos="0" relativeHeight="251643904" behindDoc="0" locked="0" layoutInCell="1" allowOverlap="1">
                    <wp:simplePos x="0" y="0"/>
                    <wp:positionH relativeFrom="column">
                      <wp:posOffset>5514771</wp:posOffset>
                    </wp:positionH>
                    <wp:positionV relativeFrom="paragraph">
                      <wp:posOffset>1669371</wp:posOffset>
                    </wp:positionV>
                    <wp:extent cx="154080" cy="348840"/>
                    <wp:effectExtent l="57150" t="38100" r="36830" b="51435"/>
                    <wp:wrapNone/>
                    <wp:docPr id="12" name="Ink 12"/>
                    <wp:cNvGraphicFramePr/>
                    <a:graphic xmlns:a="http://schemas.openxmlformats.org/drawingml/2006/main">
                      <a:graphicData uri="http://schemas.microsoft.com/office/word/2010/wordprocessingInk">
                        <w14:contentPart bwMode="auto" r:id="rId23">
                          <w14:nvContentPartPr>
                            <w14:cNvContentPartPr/>
                          </w14:nvContentPartPr>
                          <w14:xfrm>
                            <a:off x="0" y="0"/>
                            <a:ext cx="154080" cy="348840"/>
                          </w14:xfrm>
                        </w14:contentPart>
                      </a:graphicData>
                    </a:graphic>
                  </wp:anchor>
                </w:drawing>
              </mc:Choice>
              <mc:Fallback>
                <w:pict>
                  <v:shape w14:anchorId="7E20B22A" id="Ink 12" o:spid="_x0000_s1026" type="#_x0000_t75" style="position:absolute;margin-left:433.45pt;margin-top:130.5pt;width:13.7pt;height:29.25pt;z-index:25164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">
                    <v:imagedata r:id="rId24" o:title=""/>
                  </v:shape>
                </w:pict>
              </mc:Fallback>
            </mc:AlternateContent>
          </w:r>
          <w:r w:rsidR="001E0D95" w:rsidDel="00F91756">
            <w:rPr>
              <w:noProof/>
            </w:rPr>
            <mc:AlternateContent>
              <mc:Choice Requires="wpi">
                <w:drawing>
                  <wp:anchor distT="0" distB="0" distL="114300" distR="114300" simplePos="0" relativeHeight="251634688" behindDoc="0" locked="0" layoutInCell="1" allowOverlap="1">
                    <wp:simplePos x="0" y="0"/>
                    <wp:positionH relativeFrom="column">
                      <wp:posOffset>5291211</wp:posOffset>
                    </wp:positionH>
                    <wp:positionV relativeFrom="paragraph">
                      <wp:posOffset>1748931</wp:posOffset>
                    </wp:positionV>
                    <wp:extent cx="227160" cy="399960"/>
                    <wp:effectExtent l="57150" t="38100" r="59055" b="57785"/>
                    <wp:wrapNone/>
                    <wp:docPr id="11" name="Ink 11"/>
                    <wp:cNvGraphicFramePr/>
                    <a:graphic xmlns:a="http://schemas.openxmlformats.org/drawingml/2006/main">
                      <a:graphicData uri="http://schemas.microsoft.com/office/word/2010/wordprocessingInk">
                        <w14:contentPart bwMode="auto" r:id="rId25">
                          <w14:nvContentPartPr>
                            <w14:cNvContentPartPr/>
                          </w14:nvContentPartPr>
                          <w14:xfrm>
                            <a:off x="0" y="0"/>
                            <a:ext cx="227160" cy="399960"/>
                          </w14:xfrm>
                        </w14:contentPart>
                      </a:graphicData>
                    </a:graphic>
                  </wp:anchor>
                </w:drawing>
              </mc:Choice>
              <mc:Fallback>
                <w:pict>
                  <v:shape w14:anchorId="0EDA6800" id="Ink 11" o:spid="_x0000_s1026" type="#_x0000_t75" style="position:absolute;margin-left:415.85pt;margin-top:136.8pt;width:19.65pt;height:33.25pt;z-index:251634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">
                    <v:imagedata r:id="rId26" o:title=""/>
                  </v:shape>
                </w:pict>
              </mc:Fallback>
            </mc:AlternateContent>
          </w:r>
        </w:del>
        <w:r w:rsidR="001E0D95">
          <w:rPr>
            <w:noProof/>
          </w:rPr>
          <mc:AlternateContent>
            <mc:Choice Requires="wpi">
              <w:drawing>
                <wp:anchor distT="0" distB="0" distL="114300" distR="114300" simplePos="0" relativeHeight="251626496" behindDoc="0" locked="0" layoutInCell="1" allowOverlap="1">
                  <wp:simplePos x="0" y="0"/>
                  <wp:positionH relativeFrom="column">
                    <wp:posOffset>7270131</wp:posOffset>
                  </wp:positionH>
                  <wp:positionV relativeFrom="paragraph">
                    <wp:posOffset>3074091</wp:posOffset>
                  </wp:positionV>
                  <wp:extent cx="360" cy="360"/>
                  <wp:effectExtent l="57150" t="57150" r="76200" b="76200"/>
                  <wp:wrapNone/>
                  <wp:docPr id="10" name="Ink 10"/>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pict>
                <v:shape w14:anchorId="66B263EE" id="Ink 10" o:spid="_x0000_s1026" type="#_x0000_t75" style="position:absolute;margin-left:571.05pt;margin-top:240.65pt;width:2.9pt;height:2.9pt;z-index:251626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">
                  <v:imagedata r:id="rId28" o:title=""/>
                </v:shape>
              </w:pict>
            </mc:Fallback>
          </mc:AlternateContent>
        </w:r>
        <w:del w:id="19" w:author="Author" w:date="2017-01-13T18:49:00Z">
          <w:r w:rsidR="001E0D95" w:rsidDel="00F91756">
            <w:rPr>
              <w:noProof/>
            </w:rPr>
            <mc:AlternateContent>
              <mc:Choice Requires="wpi">
                <w:drawing>
                  <wp:anchor distT="0" distB="0" distL="114300" distR="114300" simplePos="0" relativeHeight="251619328" behindDoc="0" locked="0" layoutInCell="1" allowOverlap="1">
                    <wp:simplePos x="0" y="0"/>
                    <wp:positionH relativeFrom="column">
                      <wp:posOffset>4600371</wp:posOffset>
                    </wp:positionH>
                    <wp:positionV relativeFrom="paragraph">
                      <wp:posOffset>2153571</wp:posOffset>
                    </wp:positionV>
                    <wp:extent cx="218160" cy="302040"/>
                    <wp:effectExtent l="38100" t="19050" r="10795" b="60325"/>
                    <wp:wrapNone/>
                    <wp:docPr id="9" name="Ink 9"/>
                    <wp:cNvGraphicFramePr/>
                    <a:graphic xmlns:a="http://schemas.openxmlformats.org/drawingml/2006/main">
                      <a:graphicData uri="http://schemas.microsoft.com/office/word/2010/wordprocessingInk">
                        <w14:contentPart bwMode="auto" r:id="rId29">
                          <w14:nvContentPartPr>
                            <w14:cNvContentPartPr/>
                          </w14:nvContentPartPr>
                          <w14:xfrm>
                            <a:off x="0" y="0"/>
                            <a:ext cx="218160" cy="302040"/>
                          </w14:xfrm>
                        </w14:contentPart>
                      </a:graphicData>
                    </a:graphic>
                  </wp:anchor>
                </w:drawing>
              </mc:Choice>
              <mc:Fallback>
                <w:pict>
                  <v:shape w14:anchorId="4BEB866E" id="Ink 9" o:spid="_x0000_s1026" type="#_x0000_t75" style="position:absolute;margin-left:361.4pt;margin-top:168.95pt;width:18.75pt;height:25.3pt;z-index:25161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">
                    <v:imagedata r:id="rId30" o:title=""/>
                  </v:shape>
                </w:pict>
              </mc:Fallback>
            </mc:AlternateContent>
          </w:r>
          <w:r w:rsidR="001E0D95" w:rsidDel="00F91756">
            <w:rPr>
              <w:noProof/>
            </w:rPr>
            <mc:AlternateContent>
              <mc:Choice Requires="wpi">
                <w:drawing>
                  <wp:anchor distT="0" distB="0" distL="114300" distR="114300" simplePos="0" relativeHeight="251610112" behindDoc="0" locked="0" layoutInCell="1" allowOverlap="1">
                    <wp:simplePos x="0" y="0"/>
                    <wp:positionH relativeFrom="column">
                      <wp:posOffset>4693251</wp:posOffset>
                    </wp:positionH>
                    <wp:positionV relativeFrom="paragraph">
                      <wp:posOffset>2092011</wp:posOffset>
                    </wp:positionV>
                    <wp:extent cx="513000" cy="226080"/>
                    <wp:effectExtent l="57150" t="38100" r="40005" b="40640"/>
                    <wp:wrapNone/>
                    <wp:docPr id="8" name="Ink 8"/>
                    <wp:cNvGraphicFramePr/>
                    <a:graphic xmlns:a="http://schemas.openxmlformats.org/drawingml/2006/main">
                      <a:graphicData uri="http://schemas.microsoft.com/office/word/2010/wordprocessingInk">
                        <w14:contentPart bwMode="auto" r:id="rId31">
                          <w14:nvContentPartPr>
                            <w14:cNvContentPartPr/>
                          </w14:nvContentPartPr>
                          <w14:xfrm>
                            <a:off x="0" y="0"/>
                            <a:ext cx="513000" cy="226080"/>
                          </w14:xfrm>
                        </w14:contentPart>
                      </a:graphicData>
                    </a:graphic>
                  </wp:anchor>
                </w:drawing>
              </mc:Choice>
              <mc:Fallback>
                <w:pict>
                  <v:shape w14:anchorId="0D345C8B" id="Ink 8" o:spid="_x0000_s1026" type="#_x0000_t75" style="position:absolute;margin-left:368.9pt;margin-top:163.95pt;width:41.8pt;height:19.1pt;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">
                    <v:imagedata r:id="rId32" o:title=""/>
                  </v:shape>
                </w:pict>
              </mc:Fallback>
            </mc:AlternateContent>
          </w:r>
        </w:del>
      </w:ins>
      <w:r>
        <w:t>differently.</w:t>
      </w:r>
    </w:p>
    <w:p w:rsidR="00F91756" w:rsidDel="009339C2" w:rsidRDefault="00F91756">
      <w:pPr>
        <w:pStyle w:val="ListParagraph"/>
        <w:spacing w:after="160" w:line="259" w:lineRule="auto"/>
        <w:rPr>
          <w:ins w:id="20" w:author="Author" w:date="2017-01-13T18:54:00Z"/>
          <w:del w:id="21" w:author="Author" w:date="2017-01-13T19:02:00Z"/>
          <w:noProof/>
        </w:rPr>
      </w:pPr>
      <w:ins w:id="22" w:author="Author" w:date="2017-01-13T18:56:00Z">
        <w:r>
          <w:rPr>
            <w:noProof/>
          </w:rPr>
          <w:t xml:space="preserve"> </w:t>
        </w:r>
      </w:ins>
      <w:bookmarkStart w:id="23" w:name="_GoBack"/>
      <w:bookmarkEnd w:id="23"/>
    </w:p>
    <w:p w:rsidR="00F91756" w:rsidDel="00F91756" w:rsidRDefault="00F91756">
      <w:pPr>
        <w:pStyle w:val="ListParagraph"/>
        <w:spacing w:after="160" w:line="259" w:lineRule="auto"/>
        <w:rPr>
          <w:del w:id="24" w:author="Author" w:date="2017-01-13T18:54:00Z"/>
        </w:rPr>
      </w:pPr>
    </w:p>
    <w:p w:rsidR="0099331C" w:rsidRDefault="00790A8B">
      <w:pPr>
        <w:pStyle w:val="ListParagraph"/>
        <w:spacing w:after="160" w:line="259" w:lineRule="auto"/>
        <w:rPr>
          <w:noProof/>
        </w:rPr>
      </w:pPr>
      <w:del w:id="25" w:author="Author" w:date="2017-01-13T18:50:00Z">
        <w:r w:rsidDel="00F91756">
          <w:rPr>
            <w:noProof/>
          </w:rPr>
          <mc:AlternateContent>
            <mc:Choice Requires="wpg">
              <w:drawing>
                <wp:anchor distT="0" distB="0" distL="114300" distR="114300" simplePos="0" relativeHeight="251600896" behindDoc="0" locked="0" layoutInCell="1" hidden="0" allowOverlap="1">
                  <wp:simplePos x="0" y="0"/>
                  <wp:positionH relativeFrom="column">
                    <wp:posOffset>2305050</wp:posOffset>
                  </wp:positionH>
                  <wp:positionV relativeFrom="paragraph">
                    <wp:posOffset>10795</wp:posOffset>
                  </wp:positionV>
                  <wp:extent cx="2171700" cy="2327275"/>
                  <wp:effectExtent l="4762" t="0" r="0" b="0"/>
                  <wp:wrapTopAndBottom/>
                  <wp:docPr id="1025" name="shape1025"/>
                  <wp:cNvGraphicFramePr/>
                  <a:graphic xmlns:a="http://schemas.openxmlformats.org/drawingml/2006/main">
                    <a:graphicData uri="http://schemas.microsoft.com/office/word/2010/wordprocessingGroup">
                      <wpg:wgp>
                        <wpg:cNvGrpSpPr/>
                        <wpg:grpSpPr>
                          <a:xfrm>
                            <a:off x="0" y="0"/>
                            <a:ext cx="2171700" cy="2327275"/>
                            <a:chOff x="0" y="0"/>
                            <a:chExt cx="2171700" cy="2327275"/>
                          </a:xfrm>
                        </wpg:grpSpPr>
                        <pic:pic xmlns:pic="http://schemas.openxmlformats.org/drawingml/2006/picture">
                          <pic:nvPicPr>
                            <pic:cNvPr id="1" name="이미지"/>
                            <pic:cNvPicPr/>
                          </pic:nvPicPr>
                          <pic:blipFill>
                            <a:blip r:embed="rId33">
                              <a:duotone>
                                <a:schemeClr val="accent1">
                                  <a:shade val="45000"/>
                                  <a:satMod val="135000"/>
                                </a:schemeClr>
                                <a:prstClr val="white"/>
                              </a:duotone>
                              <a:extLst>
                                <a:ext uri="{28A0092B-C50C-407E-A947-70E740481C1C}">
                                  <a14:useLocalDpi xmlns:a14="http://schemas.microsoft.com/office/drawing/2010/main" val="0"/>
                                </a:ext>
                              </a:extLst>
                            </a:blip>
                            <a:srcRect l="10069" b="14999"/>
                            <a:stretch>
                              <a:fillRect/>
                            </a:stretch>
                          </pic:blipFill>
                          <pic:spPr>
                            <a:xfrm>
                              <a:off x="0" y="0"/>
                              <a:ext cx="2171700" cy="2327275"/>
                            </a:xfrm>
                            <a:prstGeom prst="rect">
                              <a:avLst/>
                            </a:prstGeom>
                            <a:ln>
                              <a:noFill/>
                            </a:ln>
                          </pic:spPr>
                        </pic:pic>
                        <pic:pic xmlns:pic="http://schemas.openxmlformats.org/drawingml/2006/picture">
                          <pic:nvPicPr>
                            <pic:cNvPr id="2" name="이미지"/>
                            <pic:cNvPicPr/>
                          </pic:nvPicPr>
                          <pic:blipFill>
                            <a:blip r:embed="rId34">
                              <a:duotone>
                                <a:prstClr val="black"/>
                                <a:schemeClr val="accent2">
                                  <a:tint val="45000"/>
                                  <a:satMod val="400000"/>
                                </a:schemeClr>
                              </a:duotone>
                              <a:extLst>
                                <a:ext uri="{28A0092B-C50C-407E-A947-70E740481C1C}">
                                  <a14:useLocalDpi xmlns:a14="http://schemas.microsoft.com/office/drawing/2010/main" val="0"/>
                                </a:ext>
                              </a:extLst>
                            </a:blip>
                            <a:srcRect l="-442" t="12615" b="8163"/>
                            <a:stretch>
                              <a:fillRect/>
                            </a:stretch>
                          </pic:blipFill>
                          <pic:spPr>
                            <a:xfrm>
                              <a:off x="0" y="266700"/>
                              <a:ext cx="2162175" cy="2033905"/>
                            </a:xfrm>
                            <a:prstGeom prst="rect">
                              <a:avLst/>
                            </a:prstGeom>
                            <a:ln>
                              <a:solidFill>
                                <a:srgbClr val="4F81BD"/>
                              </a:solidFill>
                            </a:ln>
                          </pic:spPr>
                        </pic:pic>
                      </wpg:wgp>
                    </a:graphicData>
                  </a:graphic>
                </wp:anchor>
              </w:drawing>
            </mc:Choice>
            <mc:Fallback>
              <w:pict>
                <v:group w14:anchorId="66B33BA8" id="shape1025" o:spid="_x0000_s1026" style="position:absolute;margin-left:181.5pt;margin-top:.85pt;width:171pt;height:183.25pt;z-index:251600896" coordsize="21717,23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">
                  <v:shape id="이미지" o:spid="_x0000_s1027" type="#_x0000_t75" style="position:absolute;width:21717;height:23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">
                    <v:imagedata r:id="rId35" o:title="" cropbottom="9830f" cropleft="6599f" recolortarget="#203957 [1444]"/>
                  </v:shape>
                  <v:shape id="이미지" o:spid="_x0000_s1028" type="#_x0000_t75" style="position:absolute;top:2667;width:21621;height:2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" stroked="t" strokecolor="#4f81bd">
                    <v:imagedata r:id="rId36" o:title="" croptop="8267f" cropbottom="5350f" cropleft="-290f" recolortarget="black"/>
                  </v:shape>
                  <w10:wrap type="topAndBottom"/>
                </v:group>
              </w:pict>
            </mc:Fallback>
          </mc:AlternateContent>
        </w:r>
      </w:del>
    </w:p>
    <w:p w:rsidR="0099331C" w:rsidRDefault="00790A8B">
      <w:pPr>
        <w:pStyle w:val="ListParagraph"/>
        <w:spacing w:after="160" w:line="259" w:lineRule="auto"/>
        <w:jc w:val="center"/>
        <w:rPr>
          <w:noProof/>
          <w:sz w:val="20"/>
        </w:rPr>
      </w:pPr>
      <w:r>
        <w:rPr>
          <w:noProof/>
          <w:sz w:val="20"/>
        </w:rPr>
        <w:t>Figure 1: Same Refinement, Different Seeded Section of Unstructured Mesh</w:t>
      </w:r>
    </w:p>
    <w:p w:rsidR="0099331C" w:rsidRDefault="0099331C">
      <w:pPr>
        <w:pStyle w:val="ListParagraph"/>
        <w:spacing w:after="160" w:line="259" w:lineRule="auto"/>
        <w:jc w:val="center"/>
        <w:rPr>
          <w:noProof/>
        </w:rPr>
      </w:pPr>
    </w:p>
    <w:p w:rsidR="0099331C" w:rsidRDefault="00790A8B">
      <w:pPr>
        <w:pStyle w:val="ListParagraph"/>
        <w:spacing w:after="160" w:line="259" w:lineRule="auto"/>
      </w:pPr>
      <w:del w:id="26" w:author="Author" w:date="2017-01-13T14:05:00Z">
        <w:r w:rsidDel="001E0D95">
          <w:delText>A similar refinement between the structured and unstructured meshes was achieved in this manner (See Figure 2).</w:delText>
        </w:r>
      </w:del>
      <w:ins w:id="27" w:author="Author" w:date="2017-01-13T14:05:00Z">
        <w:r w:rsidR="001E0D95">
          <w:t>Figure 2 shows typical meshes.</w:t>
        </w:r>
      </w:ins>
      <w:r>
        <w:t xml:space="preserve"> The fiber region of theses models are assumed to not damage and therefore are treated as fully elastic. Therefore, the refinement of the fiber is not as crucial as long as the stress gradients can be accounted for at the fi</w:t>
      </w:r>
      <w:ins w:id="28" w:author="Author" w:date="2017-01-13T14:05:00Z">
        <w:r w:rsidR="001E0D95">
          <w:t>b</w:t>
        </w:r>
      </w:ins>
      <w:del w:id="29" w:author="Author" w:date="2017-01-13T14:05:00Z">
        <w:r w:rsidDel="001E0D95">
          <w:delText>v</w:delText>
        </w:r>
      </w:del>
      <w:r>
        <w:t xml:space="preserve">er-matrix boundary. Both meshes have a similar number of elements in the matrix that are similar in area and size. This allows for the same relative refinement but different geometry and element type. These </w:t>
      </w:r>
      <w:ins w:id="30" w:author="Author" w:date="2017-01-13T14:06:00Z">
        <w:r w:rsidR="00347EF1">
          <w:t xml:space="preserve">meshes </w:t>
        </w:r>
      </w:ins>
      <w:r>
        <w:t xml:space="preserve">were used to determine the dependence of damage growth on mesh geometry specifically. </w:t>
      </w:r>
      <w:del w:id="31" w:author="Author" w:date="2017-01-13T14:06:00Z">
        <w:r w:rsidDel="00347EF1">
          <w:delText xml:space="preserve">Each </w:delText>
        </w:r>
      </w:del>
      <w:ins w:id="32" w:author="Author" w:date="2017-01-13T14:06:00Z">
        <w:r w:rsidR="00347EF1">
          <w:t xml:space="preserve">Models for each </w:t>
        </w:r>
      </w:ins>
      <w:r>
        <w:t>refinement w</w:t>
      </w:r>
      <w:ins w:id="33" w:author="Author" w:date="2017-01-13T14:06:00Z">
        <w:r w:rsidR="00347EF1">
          <w:t>ere</w:t>
        </w:r>
      </w:ins>
      <w:del w:id="34" w:author="Author" w:date="2017-01-13T14:06:00Z">
        <w:r w:rsidDel="00347EF1">
          <w:delText>as</w:delText>
        </w:r>
      </w:del>
      <w:r>
        <w:t xml:space="preserve"> subjected to the same loading with the same properties</w:t>
      </w:r>
      <w:ins w:id="35" w:author="Author" w:date="2017-01-13T14:07:00Z">
        <w:r w:rsidR="00347EF1">
          <w:t>, including</w:t>
        </w:r>
      </w:ins>
      <w:del w:id="36" w:author="Author" w:date="2017-01-13T14:07:00Z">
        <w:r w:rsidDel="00347EF1">
          <w:delText xml:space="preserve"> which have</w:delText>
        </w:r>
      </w:del>
      <w:r>
        <w:t xml:space="preserve"> cohesive zone properties that simulate more brittle behavior. The strength and energy dissipated w</w:t>
      </w:r>
      <w:ins w:id="37" w:author="Author" w:date="2017-01-13T14:07:00Z">
        <w:r w:rsidR="00347EF1">
          <w:t>ere</w:t>
        </w:r>
      </w:ins>
      <w:del w:id="38" w:author="Author" w:date="2017-01-13T14:07:00Z">
        <w:r w:rsidDel="00347EF1">
          <w:delText>as</w:delText>
        </w:r>
      </w:del>
      <w:r>
        <w:t xml:space="preserve"> determined for each analysis and analyzed for convergence and disparities.</w:t>
      </w:r>
    </w:p>
    <w:p w:rsidR="0099331C" w:rsidRDefault="00790A8B">
      <w:pPr>
        <w:pStyle w:val="ListParagraph"/>
        <w:spacing w:after="160" w:line="259" w:lineRule="auto"/>
      </w:pPr>
      <w:r>
        <w:rPr>
          <w:noProof/>
        </w:rPr>
        <mc:AlternateContent>
          <mc:Choice Requires="wpg">
            <w:drawing>
              <wp:anchor distT="0" distB="0" distL="114300" distR="114300" simplePos="0" relativeHeight="251658752" behindDoc="0" locked="0" layoutInCell="1" hidden="0" allowOverlap="1">
                <wp:simplePos x="0" y="0"/>
                <wp:positionH relativeFrom="margin">
                  <wp:posOffset>1095375</wp:posOffset>
                </wp:positionH>
                <wp:positionV relativeFrom="paragraph">
                  <wp:posOffset>93980</wp:posOffset>
                </wp:positionV>
                <wp:extent cx="4562475" cy="1933575"/>
                <wp:effectExtent l="0" t="0" r="0" b="0"/>
                <wp:wrapSquare wrapText="bothSides"/>
                <wp:docPr id="1028" name="shape1028"/>
                <wp:cNvGraphicFramePr/>
                <a:graphic xmlns:a="http://schemas.openxmlformats.org/drawingml/2006/main">
                  <a:graphicData uri="http://schemas.microsoft.com/office/word/2010/wordprocessingGroup">
                    <wpg:wgp>
                      <wpg:cNvGrpSpPr/>
                      <wpg:grpSpPr>
                        <a:xfrm>
                          <a:off x="0" y="0"/>
                          <a:ext cx="4562475" cy="1933575"/>
                          <a:chOff x="0" y="0"/>
                          <a:chExt cx="5300345" cy="2438400"/>
                        </a:xfrm>
                      </wpg:grpSpPr>
                      <pic:pic xmlns:pic="http://schemas.openxmlformats.org/drawingml/2006/picture">
                        <pic:nvPicPr>
                          <pic:cNvPr id="3" name="이미지"/>
                          <pic:cNvPicPr/>
                        </pic:nvPicPr>
                        <pic:blipFill>
                          <a:blip r:embed="rId37">
                            <a:extLst>
                              <a:ext uri="{28A0092B-C50C-407E-A947-70E740481C1C}">
                                <a14:useLocalDpi xmlns:a14="http://schemas.microsoft.com/office/drawing/2010/main" val="0"/>
                              </a:ext>
                            </a:extLst>
                          </a:blip>
                          <a:srcRect l="50801" t="24687" r="20513" b="26505"/>
                          <a:stretch>
                            <a:fillRect/>
                          </a:stretch>
                        </pic:blipFill>
                        <pic:spPr>
                          <a:xfrm>
                            <a:off x="0" y="9525"/>
                            <a:ext cx="2527300" cy="2428875"/>
                          </a:xfrm>
                          <a:prstGeom prst="rect">
                            <a:avLst/>
                          </a:prstGeom>
                          <a:ln>
                            <a:noFill/>
                          </a:ln>
                        </pic:spPr>
                      </pic:pic>
                      <pic:pic xmlns:pic="http://schemas.openxmlformats.org/drawingml/2006/picture">
                        <pic:nvPicPr>
                          <pic:cNvPr id="4" name="이미지"/>
                          <pic:cNvPicPr/>
                        </pic:nvPicPr>
                        <pic:blipFill>
                          <a:blip r:embed="rId38">
                            <a:extLst>
                              <a:ext uri="{28A0092B-C50C-407E-A947-70E740481C1C}">
                                <a14:useLocalDpi xmlns:a14="http://schemas.microsoft.com/office/drawing/2010/main" val="0"/>
                              </a:ext>
                            </a:extLst>
                          </a:blip>
                          <a:srcRect l="6250" t="17878" r="55448" b="19977"/>
                          <a:stretch>
                            <a:fillRect/>
                          </a:stretch>
                        </pic:blipFill>
                        <pic:spPr>
                          <a:xfrm>
                            <a:off x="2647950" y="0"/>
                            <a:ext cx="2652395" cy="2430780"/>
                          </a:xfrm>
                          <a:prstGeom prst="rect">
                            <a:avLst/>
                          </a:prstGeom>
                          <a:ln>
                            <a:noFill/>
                          </a:ln>
                        </pic:spPr>
                      </pic:pic>
                    </wpg:wgp>
                  </a:graphicData>
                </a:graphic>
              </wp:anchor>
            </w:drawing>
          </mc:Choice>
          <mc:Fallback>
            <w:pict>
              <v:group w14:anchorId="7EBEE7A2" id="shape1028" o:spid="_x0000_s1026" style="position:absolute;margin-left:86.25pt;margin-top:7.4pt;width:359.25pt;height:152.25pt;z-index:251658752;mso-position-horizontal-relative:margin" coordsize="53003,24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">
                <v:shape id="이미지" o:spid="_x0000_s1027" type="#_x0000_t75" style="position:absolute;top:95;width:25273;height:24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">
                  <v:imagedata r:id="rId39" o:title="" croptop="16179f" cropbottom="17370f" cropleft="33293f" cropright="13443f"/>
                </v:shape>
                <v:shape id="이미지" o:spid="_x0000_s1028" type="#_x0000_t75" style="position:absolute;left:26479;width:26524;height:24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">
                  <v:imagedata r:id="rId40" o:title="" croptop="11717f" cropbottom="13092f" cropleft=".0625" cropright="36338f"/>
                </v:shape>
                <w10:wrap type="square" anchorx="margin"/>
              </v:group>
            </w:pict>
          </mc:Fallback>
        </mc:AlternateContent>
      </w:r>
    </w:p>
    <w:p w:rsidR="0099331C" w:rsidRDefault="0099331C">
      <w:pPr>
        <w:pStyle w:val="ListParagraph"/>
        <w:spacing w:after="160" w:line="259" w:lineRule="auto"/>
      </w:pPr>
    </w:p>
    <w:p w:rsidR="0099331C" w:rsidDel="00347EF1" w:rsidRDefault="00790A8B">
      <w:pPr>
        <w:pStyle w:val="ListParagraph"/>
        <w:spacing w:after="160" w:line="259" w:lineRule="auto"/>
        <w:jc w:val="center"/>
        <w:rPr>
          <w:moveFrom w:id="39" w:author="Author" w:date="2017-01-13T14:11:00Z"/>
          <w:sz w:val="20"/>
        </w:rPr>
      </w:pPr>
      <w:moveFromRangeStart w:id="40" w:author="Author" w:date="2017-01-13T14:11:00Z" w:name="move472079997"/>
      <w:moveFrom w:id="41" w:author="Author" w:date="2017-01-13T14:11:00Z">
        <w:r w:rsidDel="00347EF1">
          <w:rPr>
            <w:sz w:val="20"/>
          </w:rPr>
          <w:t>Figure 2: Unstructured (Left) and Structured (Right) Meshes (Refinement 24)</w:t>
        </w:r>
      </w:moveFrom>
    </w:p>
    <w:moveFromRangeEnd w:id="40"/>
    <w:p w:rsidR="0099331C" w:rsidRDefault="00790A8B">
      <w:pPr>
        <w:pStyle w:val="ListParagraph"/>
        <w:spacing w:after="160" w:line="259" w:lineRule="auto"/>
        <w:rPr>
          <w:strike/>
        </w:rPr>
      </w:pPr>
      <w:del w:id="42" w:author="Author" w:date="2017-01-13T14:11:00Z">
        <w:r w:rsidDel="00347EF1">
          <w:rPr>
            <w:noProof/>
          </w:rPr>
          <mc:AlternateContent>
            <mc:Choice Requires="wpg">
              <w:drawing>
                <wp:inline distT="0" distB="0" distL="0" distR="0">
                  <wp:extent cx="252095" cy="266700"/>
                  <wp:effectExtent l="0" t="0" r="0" b="0"/>
                  <wp:docPr id="1031" name="shape1031"/>
                  <wp:cNvGraphicFramePr/>
                  <a:graphic xmlns:a="http://schemas.openxmlformats.org/drawingml/2006/main">
                    <a:graphicData uri="http://schemas.microsoft.com/office/word/2010/wordprocessingGroup">
                      <wpg:wgp>
                        <wpg:cNvGrpSpPr/>
                        <wpg:grpSpPr>
                          <a:xfrm>
                            <a:off x="0" y="0"/>
                            <a:ext cx="0" cy="0"/>
                            <a:chOff x="0" y="0"/>
                            <a:chExt cx="0" cy="0"/>
                          </a:xfrm>
                        </wpg:grpSpPr>
                      </wpg:wgp>
                    </a:graphicData>
                  </a:graphic>
                </wp:inline>
              </w:drawing>
            </mc:Choice>
            <mc:Fallback>
              <w:pict>
                <v:group w14:anchorId="15635B0B" id="shape1031" o:spid="_x0000_s1026" style="width:19.85pt;height:21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">
                  <w10:anchorlock/>
                </v:group>
              </w:pict>
            </mc:Fallback>
          </mc:AlternateContent>
        </w:r>
      </w:del>
    </w:p>
    <w:p w:rsidR="00347EF1" w:rsidRDefault="00347EF1">
      <w:pPr>
        <w:pStyle w:val="ListParagraph"/>
        <w:spacing w:after="160" w:line="259" w:lineRule="auto"/>
        <w:rPr>
          <w:ins w:id="43" w:author="Author" w:date="2017-01-13T14:07:00Z"/>
        </w:rPr>
      </w:pPr>
    </w:p>
    <w:p w:rsidR="00347EF1" w:rsidRDefault="00347EF1">
      <w:pPr>
        <w:pStyle w:val="ListParagraph"/>
        <w:spacing w:after="160" w:line="259" w:lineRule="auto"/>
        <w:rPr>
          <w:ins w:id="44" w:author="Author" w:date="2017-01-13T14:07:00Z"/>
        </w:rPr>
      </w:pPr>
    </w:p>
    <w:p w:rsidR="00347EF1" w:rsidRDefault="00347EF1">
      <w:pPr>
        <w:pStyle w:val="ListParagraph"/>
        <w:spacing w:after="160" w:line="259" w:lineRule="auto"/>
        <w:rPr>
          <w:ins w:id="45" w:author="Author" w:date="2017-01-13T14:07:00Z"/>
        </w:rPr>
      </w:pPr>
    </w:p>
    <w:p w:rsidR="00347EF1" w:rsidRDefault="00347EF1">
      <w:pPr>
        <w:pStyle w:val="ListParagraph"/>
        <w:spacing w:after="160" w:line="259" w:lineRule="auto"/>
        <w:rPr>
          <w:ins w:id="46" w:author="Author" w:date="2017-01-13T14:11:00Z"/>
        </w:rPr>
      </w:pPr>
    </w:p>
    <w:p w:rsidR="00347EF1" w:rsidRDefault="00347EF1">
      <w:pPr>
        <w:pStyle w:val="ListParagraph"/>
        <w:spacing w:after="160" w:line="259" w:lineRule="auto"/>
        <w:rPr>
          <w:ins w:id="47" w:author="Author" w:date="2017-01-13T14:11:00Z"/>
        </w:rPr>
      </w:pPr>
    </w:p>
    <w:p w:rsidR="00347EF1" w:rsidRDefault="00347EF1">
      <w:pPr>
        <w:pStyle w:val="ListParagraph"/>
        <w:spacing w:after="160" w:line="259" w:lineRule="auto"/>
        <w:rPr>
          <w:ins w:id="48" w:author="Author" w:date="2017-01-13T14:11:00Z"/>
        </w:rPr>
      </w:pPr>
    </w:p>
    <w:p w:rsidR="00347EF1" w:rsidRDefault="00347EF1">
      <w:pPr>
        <w:pStyle w:val="ListParagraph"/>
        <w:spacing w:after="160" w:line="259" w:lineRule="auto"/>
        <w:rPr>
          <w:ins w:id="49" w:author="Author" w:date="2017-01-13T14:11:00Z"/>
        </w:rPr>
      </w:pPr>
    </w:p>
    <w:p w:rsidR="00347EF1" w:rsidRDefault="00347EF1">
      <w:pPr>
        <w:pStyle w:val="ListParagraph"/>
        <w:spacing w:after="160" w:line="259" w:lineRule="auto"/>
        <w:rPr>
          <w:ins w:id="50" w:author="Author" w:date="2017-01-13T14:11:00Z"/>
        </w:rPr>
      </w:pPr>
    </w:p>
    <w:p w:rsidR="00347EF1" w:rsidRDefault="00347EF1" w:rsidP="00347EF1">
      <w:pPr>
        <w:pStyle w:val="ListParagraph"/>
        <w:spacing w:after="160" w:line="259" w:lineRule="auto"/>
        <w:jc w:val="center"/>
        <w:rPr>
          <w:ins w:id="51" w:author="Author" w:date="2017-01-13T14:11:00Z"/>
          <w:sz w:val="20"/>
        </w:rPr>
      </w:pPr>
    </w:p>
    <w:p w:rsidR="00347EF1" w:rsidRDefault="00347EF1" w:rsidP="00347EF1">
      <w:pPr>
        <w:pStyle w:val="ListParagraph"/>
        <w:spacing w:after="160" w:line="259" w:lineRule="auto"/>
        <w:jc w:val="center"/>
        <w:rPr>
          <w:moveTo w:id="52" w:author="Author" w:date="2017-01-13T14:11:00Z"/>
          <w:sz w:val="20"/>
        </w:rPr>
      </w:pPr>
      <w:moveToRangeStart w:id="53" w:author="Author" w:date="2017-01-13T14:11:00Z" w:name="move472079997"/>
      <w:moveTo w:id="54" w:author="Author" w:date="2017-01-13T14:11:00Z">
        <w:r>
          <w:rPr>
            <w:sz w:val="20"/>
          </w:rPr>
          <w:t>Figure 2: Unstructured (Left) and Structured (Right) Meshes (Refinement 24)</w:t>
        </w:r>
      </w:moveTo>
    </w:p>
    <w:moveToRangeEnd w:id="53"/>
    <w:p w:rsidR="00347EF1" w:rsidRDefault="009E7AE2">
      <w:pPr>
        <w:pStyle w:val="ListParagraph"/>
        <w:spacing w:after="160" w:line="259" w:lineRule="auto"/>
        <w:rPr>
          <w:ins w:id="55" w:author="Author" w:date="2017-01-13T14:11:00Z"/>
        </w:rPr>
      </w:pPr>
      <w:ins w:id="56" w:author="Author" w:date="2017-01-13T14:17:00Z">
        <w:r>
          <w:rPr>
            <w:noProof/>
          </w:rPr>
          <w:lastRenderedPageBreak/>
          <mc:AlternateContent>
            <mc:Choice Requires="wpi">
              <w:drawing>
                <wp:anchor distT="0" distB="0" distL="114300" distR="114300" simplePos="0" relativeHeight="251664896" behindDoc="0" locked="0" layoutInCell="1" allowOverlap="1">
                  <wp:simplePos x="0" y="0"/>
                  <wp:positionH relativeFrom="column">
                    <wp:posOffset>4662291</wp:posOffset>
                  </wp:positionH>
                  <wp:positionV relativeFrom="paragraph">
                    <wp:posOffset>-309206</wp:posOffset>
                  </wp:positionV>
                  <wp:extent cx="360" cy="360"/>
                  <wp:effectExtent l="57150" t="57150" r="76200" b="76200"/>
                  <wp:wrapNone/>
                  <wp:docPr id="28" name="Ink 28"/>
                  <wp:cNvGraphicFramePr/>
                  <a:graphic xmlns:a="http://schemas.openxmlformats.org/drawingml/2006/main">
                    <a:graphicData uri="http://schemas.microsoft.com/office/word/2010/wordprocessingInk">
                      <w14:contentPart bwMode="auto" r:id="rId41">
                        <w14:nvContentPartPr>
                          <w14:cNvContentPartPr/>
                        </w14:nvContentPartPr>
                        <w14:xfrm>
                          <a:off x="0" y="0"/>
                          <a:ext cx="360" cy="360"/>
                        </w14:xfrm>
                      </w14:contentPart>
                    </a:graphicData>
                  </a:graphic>
                </wp:anchor>
              </w:drawing>
            </mc:Choice>
            <mc:Fallback>
              <w:pict>
                <v:shape w14:anchorId="62E445F7" id="Ink 28" o:spid="_x0000_s1026" type="#_x0000_t75" style="position:absolute;margin-left:365.7pt;margin-top:-25.75pt;width:2.9pt;height:2.9pt;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">
                  <v:imagedata r:id="rId42" o:title=""/>
                </v:shape>
              </w:pict>
            </mc:Fallback>
          </mc:AlternateContent>
        </w:r>
      </w:ins>
    </w:p>
    <w:p w:rsidR="0099331C" w:rsidRDefault="00790A8B">
      <w:pPr>
        <w:pStyle w:val="ListParagraph"/>
        <w:spacing w:after="160" w:line="259" w:lineRule="auto"/>
      </w:pPr>
      <w:r>
        <w:t>After the initial analysis, we found that there were inconsistencies in the strength</w:t>
      </w:r>
      <w:ins w:id="57" w:author="Author" w:date="2017-01-13T14:12:00Z">
        <w:r w:rsidR="00347EF1">
          <w:t xml:space="preserve"> predictions</w:t>
        </w:r>
      </w:ins>
      <w:del w:id="58" w:author="Author" w:date="2017-01-13T14:12:00Z">
        <w:r w:rsidDel="00347EF1">
          <w:delText xml:space="preserve"> values being collects</w:delText>
        </w:r>
      </w:del>
      <w:r>
        <w:t>. We adjusted the load step increment from 0.1% strain per load step</w:t>
      </w:r>
      <w:del w:id="59" w:author="Author" w:date="2017-01-13T14:12:00Z">
        <w:r w:rsidDel="00347EF1">
          <w:delText xml:space="preserve"> (over 500 load steps)</w:delText>
        </w:r>
      </w:del>
      <w:r>
        <w:t xml:space="preserve"> to 0.008% strain per load step</w:t>
      </w:r>
      <w:ins w:id="60" w:author="Author" w:date="2017-01-13T14:12:00Z">
        <w:r w:rsidR="00347EF1">
          <w:t xml:space="preserve">. </w:t>
        </w:r>
      </w:ins>
      <w:del w:id="61" w:author="Author" w:date="2017-01-13T14:12:00Z">
        <w:r w:rsidDel="00347EF1">
          <w:delText xml:space="preserve"> (over 250 load steps). </w:delText>
        </w:r>
      </w:del>
      <w:r>
        <w:t xml:space="preserve">This reduced the </w:t>
      </w:r>
      <w:del w:id="62" w:author="Author" w:date="2017-01-13T14:12:00Z">
        <w:r w:rsidDel="00347EF1">
          <w:delText xml:space="preserve">error </w:delText>
        </w:r>
      </w:del>
      <w:ins w:id="63" w:author="Author" w:date="2017-01-13T14:12:00Z">
        <w:r w:rsidR="00347EF1">
          <w:t xml:space="preserve">differences </w:t>
        </w:r>
      </w:ins>
      <w:del w:id="64" w:author="Author" w:date="2017-01-13T14:13:00Z">
        <w:r w:rsidDel="00347EF1">
          <w:delText xml:space="preserve">between </w:delText>
        </w:r>
      </w:del>
      <w:ins w:id="65" w:author="Author" w:date="2017-01-13T14:13:00Z">
        <w:r w:rsidR="00347EF1">
          <w:t xml:space="preserve">between the </w:t>
        </w:r>
      </w:ins>
      <w:r>
        <w:t xml:space="preserve">strengths for the randomized unstructured meshes. However, there was still a large difference between the structured meshes and unstructured meshes </w:t>
      </w:r>
      <w:del w:id="66" w:author="Author" w:date="2017-01-13T14:13:00Z">
        <w:r w:rsidDel="00347EF1">
          <w:delText xml:space="preserve">concerning </w:delText>
        </w:r>
      </w:del>
      <w:ins w:id="67" w:author="Author" w:date="2017-01-13T14:13:00Z">
        <w:r w:rsidR="00347EF1">
          <w:t xml:space="preserve">in terms of </w:t>
        </w:r>
      </w:ins>
      <w:r>
        <w:t>strengths and energy dissipated, which we calculate</w:t>
      </w:r>
      <w:ins w:id="68" w:author="Author" w:date="2017-01-13T14:13:00Z">
        <w:r w:rsidR="00347EF1">
          <w:t>d</w:t>
        </w:r>
      </w:ins>
      <w:r>
        <w:t xml:space="preserve"> by finding the area underneath the stress strain curve up to the peak stress. We assume that the failure is brittle and that the model could not hold any stress after the peak load. This </w:t>
      </w:r>
      <w:del w:id="69" w:author="Author" w:date="2017-01-13T14:13:00Z">
        <w:r w:rsidDel="00347EF1">
          <w:delText xml:space="preserve">disparity </w:delText>
        </w:r>
      </w:del>
      <w:ins w:id="70" w:author="Author" w:date="2017-01-13T14:13:00Z">
        <w:r w:rsidR="00347EF1">
          <w:t>differences were most</w:t>
        </w:r>
      </w:ins>
      <w:del w:id="71" w:author="Author" w:date="2017-01-13T14:13:00Z">
        <w:r w:rsidDel="00347EF1">
          <w:delText xml:space="preserve">was </w:delText>
        </w:r>
      </w:del>
      <w:ins w:id="72" w:author="Author" w:date="2017-01-13T14:13:00Z">
        <w:r w:rsidR="00347EF1">
          <w:t xml:space="preserve"> </w:t>
        </w:r>
      </w:ins>
      <w:r>
        <w:t>prominent at high level of refinements. Figure 3 shows the stress-strain curves at the highest refined mesh (96 nodes along an edge).</w:t>
      </w:r>
    </w:p>
    <w:p w:rsidR="0099331C" w:rsidRDefault="0099331C">
      <w:pPr>
        <w:pStyle w:val="ListParagraph"/>
        <w:spacing w:after="160" w:line="259" w:lineRule="auto"/>
      </w:pPr>
    </w:p>
    <w:p w:rsidR="0099331C" w:rsidRDefault="00790A8B">
      <w:pPr>
        <w:pStyle w:val="ListParagraph"/>
        <w:keepNext/>
        <w:spacing w:after="160" w:line="259" w:lineRule="auto"/>
        <w:jc w:val="center"/>
      </w:pPr>
      <w:r>
        <w:rPr>
          <w:noProof/>
        </w:rPr>
        <w:drawing>
          <wp:inline distT="0" distB="0" distL="0" distR="0">
            <wp:extent cx="5172075" cy="2457450"/>
            <wp:effectExtent l="0" t="0" r="0" b="0"/>
            <wp:docPr id="1033" name="shape1033"/>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99331C" w:rsidRDefault="00790A8B">
      <w:pPr>
        <w:pStyle w:val="Caption"/>
        <w:jc w:val="center"/>
        <w:rPr>
          <w:noProof/>
          <w:sz w:val="20"/>
        </w:rPr>
      </w:pPr>
      <w:r>
        <w:rPr>
          <w:i w:val="0"/>
          <w:color w:val="auto"/>
          <w:sz w:val="20"/>
        </w:rPr>
        <w:t>Figure 3: Stress-Strain Curve at Refinement 96 for all Meshes</w:t>
      </w:r>
    </w:p>
    <w:p w:rsidR="0099331C" w:rsidRDefault="0099331C">
      <w:pPr>
        <w:pStyle w:val="ListParagraph"/>
        <w:spacing w:after="160" w:line="259" w:lineRule="auto"/>
        <w:rPr>
          <w:strike/>
        </w:rPr>
      </w:pPr>
    </w:p>
    <w:p w:rsidR="0099331C" w:rsidRDefault="0099331C">
      <w:pPr>
        <w:pStyle w:val="ListParagraph"/>
        <w:spacing w:after="160" w:line="259" w:lineRule="auto"/>
        <w:rPr>
          <w:strike/>
        </w:rPr>
      </w:pPr>
    </w:p>
    <w:p w:rsidR="0099331C" w:rsidRDefault="0099331C">
      <w:pPr>
        <w:pStyle w:val="ListParagraph"/>
        <w:spacing w:after="160" w:line="259" w:lineRule="auto"/>
      </w:pPr>
    </w:p>
    <w:p w:rsidR="0099331C" w:rsidRDefault="0099331C">
      <w:pPr>
        <w:pStyle w:val="ListParagraph"/>
        <w:spacing w:after="160" w:line="259" w:lineRule="auto"/>
        <w:rPr>
          <w:strike/>
        </w:rPr>
      </w:pPr>
    </w:p>
    <w:p w:rsidR="0099331C" w:rsidRDefault="00790A8B">
      <w:pPr>
        <w:pStyle w:val="ListParagraph"/>
        <w:spacing w:after="160" w:line="259" w:lineRule="auto"/>
        <w:rPr>
          <w:ins w:id="73" w:author="Author" w:date="2017-01-13T14:20:00Z"/>
          <w:noProof/>
        </w:rPr>
      </w:pPr>
      <w:r>
        <w:rPr>
          <w:noProof/>
        </w:rPr>
        <w:t>These curves show that the structured mesh has significantly more ductile behavior than the unstructured mesh using the same material properties. This forced us to look into the damage patterns produced initially at the peak stress. The patterns found are shown in Figure 4.</w:t>
      </w:r>
      <w:ins w:id="74" w:author="Author" w:date="2017-01-13T14:18:00Z">
        <w:r w:rsidR="009E7AE2">
          <w:rPr>
            <w:noProof/>
          </w:rPr>
          <w:t xml:space="preserve"> For the structured mesh, there </w:t>
        </w:r>
      </w:ins>
      <w:ins w:id="75" w:author="Author" w:date="2017-01-13T14:19:00Z">
        <w:r w:rsidR="009E7AE2">
          <w:rPr>
            <w:noProof/>
          </w:rPr>
          <w:t>was no damage right at the fiber/matrix interface. For the unstructures mesh, the most intense damage still occurred a short distance from the interface, but there was also damage between the fiber and the location of the intense damage.</w:t>
        </w:r>
      </w:ins>
    </w:p>
    <w:p w:rsidR="009E7AE2" w:rsidRDefault="009E7AE2">
      <w:pPr>
        <w:pStyle w:val="ListParagraph"/>
        <w:spacing w:after="160" w:line="259" w:lineRule="auto"/>
        <w:rPr>
          <w:ins w:id="76" w:author="Author" w:date="2017-01-13T14:20:00Z"/>
          <w:noProof/>
        </w:rPr>
      </w:pPr>
    </w:p>
    <w:p w:rsidR="009E7AE2" w:rsidRDefault="009E7AE2">
      <w:pPr>
        <w:pStyle w:val="ListParagraph"/>
        <w:spacing w:after="160" w:line="259" w:lineRule="auto"/>
        <w:rPr>
          <w:ins w:id="77" w:author="Author" w:date="2017-01-13T14:20:00Z"/>
          <w:noProof/>
        </w:rPr>
      </w:pPr>
    </w:p>
    <w:p w:rsidR="009E7AE2" w:rsidRDefault="009E7AE2">
      <w:pPr>
        <w:pStyle w:val="ListParagraph"/>
        <w:spacing w:after="160" w:line="259" w:lineRule="auto"/>
        <w:rPr>
          <w:ins w:id="78" w:author="Author" w:date="2017-01-13T14:20:00Z"/>
          <w:noProof/>
        </w:rPr>
      </w:pPr>
    </w:p>
    <w:p w:rsidR="009E7AE2" w:rsidRDefault="009E7AE2">
      <w:pPr>
        <w:pStyle w:val="ListParagraph"/>
        <w:spacing w:after="160" w:line="259" w:lineRule="auto"/>
        <w:rPr>
          <w:noProof/>
        </w:rPr>
      </w:pPr>
    </w:p>
    <w:p w:rsidR="0099331C" w:rsidRDefault="00035F79">
      <w:pPr>
        <w:pStyle w:val="ListParagraph"/>
        <w:spacing w:after="160" w:line="259" w:lineRule="auto"/>
        <w:rPr>
          <w:noProof/>
        </w:rPr>
      </w:pPr>
      <w:ins w:id="79" w:author="Author" w:date="2017-01-13T14:43:00Z">
        <w:r>
          <w:rPr>
            <w:noProof/>
          </w:rPr>
          <w:lastRenderedPageBreak/>
          <mc:AlternateContent>
            <mc:Choice Requires="wps">
              <w:drawing>
                <wp:anchor distT="0" distB="0" distL="114300" distR="114300" simplePos="0" relativeHeight="251672064" behindDoc="0" locked="0" layoutInCell="1" allowOverlap="1" wp14:anchorId="2B460624" wp14:editId="3866565D">
                  <wp:simplePos x="0" y="0"/>
                  <wp:positionH relativeFrom="column">
                    <wp:posOffset>3861881</wp:posOffset>
                  </wp:positionH>
                  <wp:positionV relativeFrom="paragraph">
                    <wp:posOffset>301556</wp:posOffset>
                  </wp:positionV>
                  <wp:extent cx="1225266" cy="9728"/>
                  <wp:effectExtent l="0" t="0" r="32385" b="28575"/>
                  <wp:wrapNone/>
                  <wp:docPr id="21" name="Straight Connector 21"/>
                  <wp:cNvGraphicFramePr/>
                  <a:graphic xmlns:a="http://schemas.openxmlformats.org/drawingml/2006/main">
                    <a:graphicData uri="http://schemas.microsoft.com/office/word/2010/wordprocessingShape">
                      <wps:wsp>
                        <wps:cNvCnPr/>
                        <wps:spPr>
                          <a:xfrm flipV="1">
                            <a:off x="0" y="0"/>
                            <a:ext cx="1225266" cy="972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9F43EF" id="Straight Connector 21" o:spid="_x0000_s1026" style="position:absolute;flip:y;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1pt,23.75pt" to="400.6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" strokecolor="black [3213]" strokeweight="1.5pt"/>
              </w:pict>
            </mc:Fallback>
          </mc:AlternateContent>
        </w:r>
      </w:ins>
      <w:ins w:id="80" w:author="Author" w:date="2017-01-13T14:41:00Z">
        <w:r>
          <w:rPr>
            <w:noProof/>
          </w:rPr>
          <mc:AlternateContent>
            <mc:Choice Requires="wps">
              <w:drawing>
                <wp:anchor distT="0" distB="0" distL="114300" distR="114300" simplePos="0" relativeHeight="251667968" behindDoc="0" locked="0" layoutInCell="1" allowOverlap="1">
                  <wp:simplePos x="0" y="0"/>
                  <wp:positionH relativeFrom="column">
                    <wp:posOffset>1115397</wp:posOffset>
                  </wp:positionH>
                  <wp:positionV relativeFrom="paragraph">
                    <wp:posOffset>275496</wp:posOffset>
                  </wp:positionV>
                  <wp:extent cx="1300263" cy="5944"/>
                  <wp:effectExtent l="0" t="0" r="33655" b="32385"/>
                  <wp:wrapNone/>
                  <wp:docPr id="5" name="Straight Connector 5"/>
                  <wp:cNvGraphicFramePr/>
                  <a:graphic xmlns:a="http://schemas.openxmlformats.org/drawingml/2006/main">
                    <a:graphicData uri="http://schemas.microsoft.com/office/word/2010/wordprocessingShape">
                      <wps:wsp>
                        <wps:cNvCnPr/>
                        <wps:spPr>
                          <a:xfrm flipV="1">
                            <a:off x="0" y="0"/>
                            <a:ext cx="1300263" cy="594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D5ED04" id="Straight Connector 5" o:spid="_x0000_s1026" style="position:absolute;flip: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85pt,21.7pt" to="190.25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" strokecolor="black [3213]" strokeweight="1.5pt"/>
              </w:pict>
            </mc:Fallback>
          </mc:AlternateContent>
        </w:r>
      </w:ins>
      <w:ins w:id="81" w:author="Author" w:date="2017-01-13T14:21:00Z">
        <w:del w:id="82" w:author="Author" w:date="2017-01-13T18:49:00Z">
          <w:r w:rsidR="009E7AE2" w:rsidDel="00F91756">
            <w:rPr>
              <w:noProof/>
            </w:rPr>
            <mc:AlternateContent>
              <mc:Choice Requires="wpi">
                <w:drawing>
                  <wp:anchor distT="0" distB="0" distL="114300" distR="114300" simplePos="0" relativeHeight="251705344" behindDoc="0" locked="0" layoutInCell="1" allowOverlap="1">
                    <wp:simplePos x="0" y="0"/>
                    <wp:positionH relativeFrom="column">
                      <wp:posOffset>1463331</wp:posOffset>
                    </wp:positionH>
                    <wp:positionV relativeFrom="paragraph">
                      <wp:posOffset>-781886</wp:posOffset>
                    </wp:positionV>
                    <wp:extent cx="1071720" cy="482040"/>
                    <wp:effectExtent l="57150" t="19050" r="14605" b="51435"/>
                    <wp:wrapNone/>
                    <wp:docPr id="47" name="Ink 47"/>
                    <wp:cNvGraphicFramePr/>
                    <a:graphic xmlns:a="http://schemas.openxmlformats.org/drawingml/2006/main">
                      <a:graphicData uri="http://schemas.microsoft.com/office/word/2010/wordprocessingInk">
                        <w14:contentPart bwMode="auto" r:id="rId44">
                          <w14:nvContentPartPr>
                            <w14:cNvContentPartPr/>
                          </w14:nvContentPartPr>
                          <w14:xfrm>
                            <a:off x="0" y="0"/>
                            <a:ext cx="1071720" cy="482040"/>
                          </w14:xfrm>
                        </w14:contentPart>
                      </a:graphicData>
                    </a:graphic>
                  </wp:anchor>
                </w:drawing>
              </mc:Choice>
              <mc:Fallback>
                <w:pict>
                  <v:shape w14:anchorId="3E0EFBE1" id="Ink 47" o:spid="_x0000_s1026" type="#_x0000_t75" style="position:absolute;margin-left:114.6pt;margin-top:-62.35pt;width:85.75pt;height:39.4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">
                    <v:imagedata r:id="rId45" o:title=""/>
                  </v:shape>
                </w:pict>
              </mc:Fallback>
            </mc:AlternateContent>
          </w:r>
          <w:r w:rsidR="009E7AE2" w:rsidDel="00F91756">
            <w:rPr>
              <w:noProof/>
            </w:rPr>
            <mc:AlternateContent>
              <mc:Choice Requires="wpi">
                <w:drawing>
                  <wp:anchor distT="0" distB="0" distL="114300" distR="114300" simplePos="0" relativeHeight="251704320" behindDoc="0" locked="0" layoutInCell="1" allowOverlap="1">
                    <wp:simplePos x="0" y="0"/>
                    <wp:positionH relativeFrom="column">
                      <wp:posOffset>874011</wp:posOffset>
                    </wp:positionH>
                    <wp:positionV relativeFrom="paragraph">
                      <wp:posOffset>-401366</wp:posOffset>
                    </wp:positionV>
                    <wp:extent cx="472320" cy="352800"/>
                    <wp:effectExtent l="57150" t="38100" r="0" b="47625"/>
                    <wp:wrapNone/>
                    <wp:docPr id="46" name="Ink 46"/>
                    <wp:cNvGraphicFramePr/>
                    <a:graphic xmlns:a="http://schemas.openxmlformats.org/drawingml/2006/main">
                      <a:graphicData uri="http://schemas.microsoft.com/office/word/2010/wordprocessingInk">
                        <w14:contentPart bwMode="auto" r:id="rId46">
                          <w14:nvContentPartPr>
                            <w14:cNvContentPartPr/>
                          </w14:nvContentPartPr>
                          <w14:xfrm>
                            <a:off x="0" y="0"/>
                            <a:ext cx="472320" cy="352800"/>
                          </w14:xfrm>
                        </w14:contentPart>
                      </a:graphicData>
                    </a:graphic>
                  </wp:anchor>
                </w:drawing>
              </mc:Choice>
              <mc:Fallback>
                <w:pict>
                  <v:shape w14:anchorId="478181FA" id="Ink 46" o:spid="_x0000_s1026" type="#_x0000_t75" style="position:absolute;margin-left:68.05pt;margin-top:-32.6pt;width:38.6pt;height:29.5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">
                    <v:imagedata r:id="rId47" o:title=""/>
                  </v:shape>
                </w:pict>
              </mc:Fallback>
            </mc:AlternateContent>
          </w:r>
          <w:r w:rsidR="009E7AE2" w:rsidDel="00F91756">
            <w:rPr>
              <w:noProof/>
            </w:rPr>
            <mc:AlternateContent>
              <mc:Choice Requires="wpi">
                <w:drawing>
                  <wp:anchor distT="0" distB="0" distL="114300" distR="114300" simplePos="0" relativeHeight="251703296" behindDoc="0" locked="0" layoutInCell="1" allowOverlap="1">
                    <wp:simplePos x="0" y="0"/>
                    <wp:positionH relativeFrom="column">
                      <wp:posOffset>570531</wp:posOffset>
                    </wp:positionH>
                    <wp:positionV relativeFrom="paragraph">
                      <wp:posOffset>-168086</wp:posOffset>
                    </wp:positionV>
                    <wp:extent cx="208440" cy="126720"/>
                    <wp:effectExtent l="38100" t="38100" r="39370" b="45085"/>
                    <wp:wrapNone/>
                    <wp:docPr id="45" name="Ink 45"/>
                    <wp:cNvGraphicFramePr/>
                    <a:graphic xmlns:a="http://schemas.openxmlformats.org/drawingml/2006/main">
                      <a:graphicData uri="http://schemas.microsoft.com/office/word/2010/wordprocessingInk">
                        <w14:contentPart bwMode="auto" r:id="rId48">
                          <w14:nvContentPartPr>
                            <w14:cNvContentPartPr/>
                          </w14:nvContentPartPr>
                          <w14:xfrm>
                            <a:off x="0" y="0"/>
                            <a:ext cx="208440" cy="126720"/>
                          </w14:xfrm>
                        </w14:contentPart>
                      </a:graphicData>
                    </a:graphic>
                  </wp:anchor>
                </w:drawing>
              </mc:Choice>
              <mc:Fallback>
                <w:pict>
                  <v:shape w14:anchorId="206EB84E" id="Ink 45" o:spid="_x0000_s1026" type="#_x0000_t75" style="position:absolute;margin-left:44.35pt;margin-top:-13.9pt;width:17.65pt;height:11.2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">
                    <v:imagedata r:id="rId49" o:title=""/>
                  </v:shape>
                </w:pict>
              </mc:Fallback>
            </mc:AlternateContent>
          </w:r>
          <w:r w:rsidR="009E7AE2" w:rsidDel="00F91756">
            <w:rPr>
              <w:noProof/>
            </w:rPr>
            <mc:AlternateContent>
              <mc:Choice Requires="wpi">
                <w:drawing>
                  <wp:anchor distT="0" distB="0" distL="114300" distR="114300" simplePos="0" relativeHeight="251686912" behindDoc="0" locked="0" layoutInCell="1" allowOverlap="1">
                    <wp:simplePos x="0" y="0"/>
                    <wp:positionH relativeFrom="column">
                      <wp:posOffset>507171</wp:posOffset>
                    </wp:positionH>
                    <wp:positionV relativeFrom="paragraph">
                      <wp:posOffset>-45326</wp:posOffset>
                    </wp:positionV>
                    <wp:extent cx="48600" cy="30600"/>
                    <wp:effectExtent l="38100" t="38100" r="46990" b="45720"/>
                    <wp:wrapNone/>
                    <wp:docPr id="44" name="Ink 44"/>
                    <wp:cNvGraphicFramePr/>
                    <a:graphic xmlns:a="http://schemas.openxmlformats.org/drawingml/2006/main">
                      <a:graphicData uri="http://schemas.microsoft.com/office/word/2010/wordprocessingInk">
                        <w14:contentPart bwMode="auto" r:id="rId50">
                          <w14:nvContentPartPr>
                            <w14:cNvContentPartPr/>
                          </w14:nvContentPartPr>
                          <w14:xfrm>
                            <a:off x="0" y="0"/>
                            <a:ext cx="48600" cy="30600"/>
                          </w14:xfrm>
                        </w14:contentPart>
                      </a:graphicData>
                    </a:graphic>
                  </wp:anchor>
                </w:drawing>
              </mc:Choice>
              <mc:Fallback>
                <w:pict>
                  <v:shape w14:anchorId="17208A8A" id="Ink 44" o:spid="_x0000_s1026" type="#_x0000_t75" style="position:absolute;margin-left:39.4pt;margin-top:-4pt;width:4.85pt;height:3.3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">
                    <v:imagedata r:id="rId51" o:title=""/>
                  </v:shape>
                </w:pict>
              </mc:Fallback>
            </mc:AlternateContent>
          </w:r>
          <w:r w:rsidR="009E7AE2" w:rsidDel="00F91756">
            <w:rPr>
              <w:noProof/>
            </w:rPr>
            <mc:AlternateContent>
              <mc:Choice Requires="wpi">
                <w:drawing>
                  <wp:anchor distT="0" distB="0" distL="114300" distR="114300" simplePos="0" relativeHeight="251661312" behindDoc="0" locked="0" layoutInCell="1" allowOverlap="1">
                    <wp:simplePos x="0" y="0"/>
                    <wp:positionH relativeFrom="column">
                      <wp:posOffset>538131</wp:posOffset>
                    </wp:positionH>
                    <wp:positionV relativeFrom="paragraph">
                      <wp:posOffset>-188966</wp:posOffset>
                    </wp:positionV>
                    <wp:extent cx="156600" cy="322920"/>
                    <wp:effectExtent l="38100" t="38100" r="15240" b="58420"/>
                    <wp:wrapNone/>
                    <wp:docPr id="43" name="Ink 43"/>
                    <wp:cNvGraphicFramePr/>
                    <a:graphic xmlns:a="http://schemas.openxmlformats.org/drawingml/2006/main">
                      <a:graphicData uri="http://schemas.microsoft.com/office/word/2010/wordprocessingInk">
                        <w14:contentPart bwMode="auto" r:id="rId52">
                          <w14:nvContentPartPr>
                            <w14:cNvContentPartPr/>
                          </w14:nvContentPartPr>
                          <w14:xfrm>
                            <a:off x="0" y="0"/>
                            <a:ext cx="156600" cy="322920"/>
                          </w14:xfrm>
                        </w14:contentPart>
                      </a:graphicData>
                    </a:graphic>
                  </wp:anchor>
                </w:drawing>
              </mc:Choice>
              <mc:Fallback>
                <w:pict>
                  <v:shape w14:anchorId="2E0EA501" id="Ink 43" o:spid="_x0000_s1026" type="#_x0000_t75" style="position:absolute;margin-left:41.75pt;margin-top:-15.75pt;width:13.6pt;height:26.9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">
                    <v:imagedata r:id="rId53" o:title=""/>
                  </v:shape>
                </w:pict>
              </mc:Fallback>
            </mc:AlternateContent>
          </w:r>
          <w:r w:rsidR="009E7AE2" w:rsidDel="00F91756">
            <w:rPr>
              <w:noProof/>
            </w:rPr>
            <mc:AlternateContent>
              <mc:Choice Requires="wpi">
                <w:drawing>
                  <wp:anchor distT="0" distB="0" distL="114300" distR="114300" simplePos="0" relativeHeight="251635712" behindDoc="0" locked="0" layoutInCell="1" allowOverlap="1">
                    <wp:simplePos x="0" y="0"/>
                    <wp:positionH relativeFrom="column">
                      <wp:posOffset>-133269</wp:posOffset>
                    </wp:positionH>
                    <wp:positionV relativeFrom="paragraph">
                      <wp:posOffset>25234</wp:posOffset>
                    </wp:positionV>
                    <wp:extent cx="575280" cy="439200"/>
                    <wp:effectExtent l="57150" t="38100" r="0" b="56515"/>
                    <wp:wrapNone/>
                    <wp:docPr id="42" name="Ink 42"/>
                    <wp:cNvGraphicFramePr/>
                    <a:graphic xmlns:a="http://schemas.openxmlformats.org/drawingml/2006/main">
                      <a:graphicData uri="http://schemas.microsoft.com/office/word/2010/wordprocessingInk">
                        <w14:contentPart bwMode="auto" r:id="rId54">
                          <w14:nvContentPartPr>
                            <w14:cNvContentPartPr/>
                          </w14:nvContentPartPr>
                          <w14:xfrm>
                            <a:off x="0" y="0"/>
                            <a:ext cx="575280" cy="439200"/>
                          </w14:xfrm>
                        </w14:contentPart>
                      </a:graphicData>
                    </a:graphic>
                  </wp:anchor>
                </w:drawing>
              </mc:Choice>
              <mc:Fallback>
                <w:pict>
                  <v:shape w14:anchorId="485F9D4B" id="Ink 42" o:spid="_x0000_s1026" type="#_x0000_t75" style="position:absolute;margin-left:-11.2pt;margin-top:1.05pt;width:46.65pt;height:36.2pt;z-index:25163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">
                    <v:imagedata r:id="rId55" o:title=""/>
                  </v:shape>
                </w:pict>
              </mc:Fallback>
            </mc:AlternateContent>
          </w:r>
          <w:r w:rsidR="009E7AE2" w:rsidDel="00F91756">
            <w:rPr>
              <w:noProof/>
            </w:rPr>
            <mc:AlternateContent>
              <mc:Choice Requires="wpi">
                <w:drawing>
                  <wp:anchor distT="0" distB="0" distL="114300" distR="114300" simplePos="0" relativeHeight="251611136" behindDoc="0" locked="0" layoutInCell="1" allowOverlap="1">
                    <wp:simplePos x="0" y="0"/>
                    <wp:positionH relativeFrom="column">
                      <wp:posOffset>1640451</wp:posOffset>
                    </wp:positionH>
                    <wp:positionV relativeFrom="paragraph">
                      <wp:posOffset>-735086</wp:posOffset>
                    </wp:positionV>
                    <wp:extent cx="257400" cy="104760"/>
                    <wp:effectExtent l="38100" t="19050" r="47625" b="48260"/>
                    <wp:wrapNone/>
                    <wp:docPr id="41" name="Ink 41"/>
                    <wp:cNvGraphicFramePr/>
                    <a:graphic xmlns:a="http://schemas.openxmlformats.org/drawingml/2006/main">
                      <a:graphicData uri="http://schemas.microsoft.com/office/word/2010/wordprocessingInk">
                        <w14:contentPart bwMode="auto" r:id="rId56">
                          <w14:nvContentPartPr>
                            <w14:cNvContentPartPr/>
                          </w14:nvContentPartPr>
                          <w14:xfrm>
                            <a:off x="0" y="0"/>
                            <a:ext cx="257400" cy="104760"/>
                          </w14:xfrm>
                        </w14:contentPart>
                      </a:graphicData>
                    </a:graphic>
                  </wp:anchor>
                </w:drawing>
              </mc:Choice>
              <mc:Fallback>
                <w:pict>
                  <v:shape w14:anchorId="41EF2849" id="Ink 41" o:spid="_x0000_s1026" type="#_x0000_t75" style="position:absolute;margin-left:128.45pt;margin-top:-58.6pt;width:21.65pt;height:9.75pt;z-index:25161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">
                    <v:imagedata r:id="rId57" o:title=""/>
                  </v:shape>
                </w:pict>
              </mc:Fallback>
            </mc:AlternateContent>
          </w:r>
          <w:r w:rsidR="009E7AE2" w:rsidDel="00F91756">
            <w:rPr>
              <w:noProof/>
            </w:rPr>
            <mc:AlternateContent>
              <mc:Choice Requires="wpi">
                <w:drawing>
                  <wp:anchor distT="0" distB="0" distL="114300" distR="114300" simplePos="0" relativeHeight="251601920" behindDoc="0" locked="0" layoutInCell="1" allowOverlap="1">
                    <wp:simplePos x="0" y="0"/>
                    <wp:positionH relativeFrom="column">
                      <wp:posOffset>1685091</wp:posOffset>
                    </wp:positionH>
                    <wp:positionV relativeFrom="paragraph">
                      <wp:posOffset>-815006</wp:posOffset>
                    </wp:positionV>
                    <wp:extent cx="337320" cy="269280"/>
                    <wp:effectExtent l="38100" t="57150" r="0" b="54610"/>
                    <wp:wrapNone/>
                    <wp:docPr id="40" name="Ink 40"/>
                    <wp:cNvGraphicFramePr/>
                    <a:graphic xmlns:a="http://schemas.openxmlformats.org/drawingml/2006/main">
                      <a:graphicData uri="http://schemas.microsoft.com/office/word/2010/wordprocessingInk">
                        <w14:contentPart bwMode="auto" r:id="rId58">
                          <w14:nvContentPartPr>
                            <w14:cNvContentPartPr/>
                          </w14:nvContentPartPr>
                          <w14:xfrm>
                            <a:off x="0" y="0"/>
                            <a:ext cx="337320" cy="269280"/>
                          </w14:xfrm>
                        </w14:contentPart>
                      </a:graphicData>
                    </a:graphic>
                  </wp:anchor>
                </w:drawing>
              </mc:Choice>
              <mc:Fallback>
                <w:pict>
                  <v:shape w14:anchorId="6A3209B1" id="Ink 40" o:spid="_x0000_s1026" type="#_x0000_t75" style="position:absolute;margin-left:132pt;margin-top:-64.95pt;width:27.8pt;height:22.7pt;z-index:251601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">
                    <v:imagedata r:id="rId59" o:title=""/>
                  </v:shape>
                </w:pict>
              </mc:Fallback>
            </mc:AlternateContent>
          </w:r>
          <w:r w:rsidR="009E7AE2" w:rsidDel="00F91756">
            <w:rPr>
              <w:noProof/>
            </w:rPr>
            <mc:AlternateContent>
              <mc:Choice Requires="wpi">
                <w:drawing>
                  <wp:anchor distT="0" distB="0" distL="114300" distR="114300" simplePos="0" relativeHeight="251598848" behindDoc="0" locked="0" layoutInCell="1" allowOverlap="1">
                    <wp:simplePos x="0" y="0"/>
                    <wp:positionH relativeFrom="column">
                      <wp:posOffset>1073451</wp:posOffset>
                    </wp:positionH>
                    <wp:positionV relativeFrom="paragraph">
                      <wp:posOffset>-562286</wp:posOffset>
                    </wp:positionV>
                    <wp:extent cx="13680" cy="12960"/>
                    <wp:effectExtent l="38100" t="38100" r="62865" b="44450"/>
                    <wp:wrapNone/>
                    <wp:docPr id="39" name="Ink 39"/>
                    <wp:cNvGraphicFramePr/>
                    <a:graphic xmlns:a="http://schemas.openxmlformats.org/drawingml/2006/main">
                      <a:graphicData uri="http://schemas.microsoft.com/office/word/2010/wordprocessingInk">
                        <w14:contentPart bwMode="auto" r:id="rId60">
                          <w14:nvContentPartPr>
                            <w14:cNvContentPartPr/>
                          </w14:nvContentPartPr>
                          <w14:xfrm>
                            <a:off x="0" y="0"/>
                            <a:ext cx="13680" cy="12960"/>
                          </w14:xfrm>
                        </w14:contentPart>
                      </a:graphicData>
                    </a:graphic>
                  </wp:anchor>
                </w:drawing>
              </mc:Choice>
              <mc:Fallback>
                <w:pict>
                  <v:shape w14:anchorId="25C5B522" id="Ink 39" o:spid="_x0000_s1026" type="#_x0000_t75" style="position:absolute;margin-left:83.7pt;margin-top:-45pt;width:2.9pt;height:2.6pt;z-index:251598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">
                    <v:imagedata r:id="rId61" o:title=""/>
                  </v:shape>
                </w:pict>
              </mc:Fallback>
            </mc:AlternateContent>
          </w:r>
          <w:r w:rsidR="009E7AE2" w:rsidDel="00F91756">
            <w:rPr>
              <w:noProof/>
            </w:rPr>
            <mc:AlternateContent>
              <mc:Choice Requires="wpi">
                <w:drawing>
                  <wp:anchor distT="0" distB="0" distL="114300" distR="114300" simplePos="0" relativeHeight="251597824" behindDoc="0" locked="0" layoutInCell="1" allowOverlap="1">
                    <wp:simplePos x="0" y="0"/>
                    <wp:positionH relativeFrom="column">
                      <wp:posOffset>955011</wp:posOffset>
                    </wp:positionH>
                    <wp:positionV relativeFrom="paragraph">
                      <wp:posOffset>-619166</wp:posOffset>
                    </wp:positionV>
                    <wp:extent cx="569520" cy="241560"/>
                    <wp:effectExtent l="38100" t="57150" r="40640" b="44450"/>
                    <wp:wrapNone/>
                    <wp:docPr id="38" name="Ink 38"/>
                    <wp:cNvGraphicFramePr/>
                    <a:graphic xmlns:a="http://schemas.openxmlformats.org/drawingml/2006/main">
                      <a:graphicData uri="http://schemas.microsoft.com/office/word/2010/wordprocessingInk">
                        <w14:contentPart bwMode="auto" r:id="rId62">
                          <w14:nvContentPartPr>
                            <w14:cNvContentPartPr/>
                          </w14:nvContentPartPr>
                          <w14:xfrm>
                            <a:off x="0" y="0"/>
                            <a:ext cx="569520" cy="241560"/>
                          </w14:xfrm>
                        </w14:contentPart>
                      </a:graphicData>
                    </a:graphic>
                  </wp:anchor>
                </w:drawing>
              </mc:Choice>
              <mc:Fallback>
                <w:pict>
                  <v:shape w14:anchorId="5F5E3D03" id="Ink 38" o:spid="_x0000_s1026" type="#_x0000_t75" style="position:absolute;margin-left:74.6pt;margin-top:-49.4pt;width:46.15pt;height:20.35pt;z-index:25159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">
                    <v:imagedata r:id="rId63" o:title=""/>
                  </v:shape>
                </w:pict>
              </mc:Fallback>
            </mc:AlternateContent>
          </w:r>
          <w:r w:rsidR="009E7AE2" w:rsidDel="00F91756">
            <w:rPr>
              <w:noProof/>
            </w:rPr>
            <mc:AlternateContent>
              <mc:Choice Requires="wpi">
                <w:drawing>
                  <wp:anchor distT="0" distB="0" distL="114300" distR="114300" simplePos="0" relativeHeight="251596800" behindDoc="0" locked="0" layoutInCell="1" allowOverlap="1">
                    <wp:simplePos x="0" y="0"/>
                    <wp:positionH relativeFrom="column">
                      <wp:posOffset>119811</wp:posOffset>
                    </wp:positionH>
                    <wp:positionV relativeFrom="paragraph">
                      <wp:posOffset>-532046</wp:posOffset>
                    </wp:positionV>
                    <wp:extent cx="714960" cy="570600"/>
                    <wp:effectExtent l="38100" t="38100" r="28575" b="58420"/>
                    <wp:wrapNone/>
                    <wp:docPr id="37" name="Ink 37"/>
                    <wp:cNvGraphicFramePr/>
                    <a:graphic xmlns:a="http://schemas.openxmlformats.org/drawingml/2006/main">
                      <a:graphicData uri="http://schemas.microsoft.com/office/word/2010/wordprocessingInk">
                        <w14:contentPart bwMode="auto" r:id="rId64">
                          <w14:nvContentPartPr>
                            <w14:cNvContentPartPr/>
                          </w14:nvContentPartPr>
                          <w14:xfrm>
                            <a:off x="0" y="0"/>
                            <a:ext cx="714960" cy="570600"/>
                          </w14:xfrm>
                        </w14:contentPart>
                      </a:graphicData>
                    </a:graphic>
                  </wp:anchor>
                </w:drawing>
              </mc:Choice>
              <mc:Fallback>
                <w:pict>
                  <v:shape w14:anchorId="1C6770E6" id="Ink 37" o:spid="_x0000_s1026" type="#_x0000_t75" style="position:absolute;margin-left:8.75pt;margin-top:-42.8pt;width:57.8pt;height:46.6pt;z-index:25159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">
                    <v:imagedata r:id="rId65" o:title=""/>
                  </v:shape>
                </w:pict>
              </mc:Fallback>
            </mc:AlternateContent>
          </w:r>
          <w:r w:rsidR="009E7AE2" w:rsidDel="00F91756">
            <w:rPr>
              <w:noProof/>
            </w:rPr>
            <mc:AlternateContent>
              <mc:Choice Requires="wpi">
                <w:drawing>
                  <wp:anchor distT="0" distB="0" distL="114300" distR="114300" simplePos="0" relativeHeight="251595776" behindDoc="0" locked="0" layoutInCell="1" allowOverlap="1">
                    <wp:simplePos x="0" y="0"/>
                    <wp:positionH relativeFrom="column">
                      <wp:posOffset>-213909</wp:posOffset>
                    </wp:positionH>
                    <wp:positionV relativeFrom="paragraph">
                      <wp:posOffset>-114806</wp:posOffset>
                    </wp:positionV>
                    <wp:extent cx="177120" cy="327600"/>
                    <wp:effectExtent l="19050" t="38100" r="33020" b="53975"/>
                    <wp:wrapNone/>
                    <wp:docPr id="36" name="Ink 36"/>
                    <wp:cNvGraphicFramePr/>
                    <a:graphic xmlns:a="http://schemas.openxmlformats.org/drawingml/2006/main">
                      <a:graphicData uri="http://schemas.microsoft.com/office/word/2010/wordprocessingInk">
                        <w14:contentPart bwMode="auto" r:id="rId66">
                          <w14:nvContentPartPr>
                            <w14:cNvContentPartPr/>
                          </w14:nvContentPartPr>
                          <w14:xfrm>
                            <a:off x="0" y="0"/>
                            <a:ext cx="177120" cy="327600"/>
                          </w14:xfrm>
                        </w14:contentPart>
                      </a:graphicData>
                    </a:graphic>
                  </wp:anchor>
                </w:drawing>
              </mc:Choice>
              <mc:Fallback>
                <w:pict>
                  <v:shape w14:anchorId="2B7DB9C0" id="Ink 36" o:spid="_x0000_s1026" type="#_x0000_t75" style="position:absolute;margin-left:-17.7pt;margin-top:-9.85pt;width:15.5pt;height:27.55pt;z-index:251595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">
                    <v:imagedata r:id="rId67" o:title=""/>
                  </v:shape>
                </w:pict>
              </mc:Fallback>
            </mc:AlternateContent>
          </w:r>
        </w:del>
        <w:del w:id="83" w:author="Author" w:date="2017-01-13T14:43:00Z">
          <w:r w:rsidR="009E7AE2" w:rsidDel="00035F79">
            <w:rPr>
              <w:noProof/>
            </w:rPr>
            <mc:AlternateContent>
              <mc:Choice Requires="wpi">
                <w:drawing>
                  <wp:anchor distT="0" distB="0" distL="114300" distR="114300" simplePos="0" relativeHeight="251656704" behindDoc="0" locked="0" layoutInCell="1" allowOverlap="1">
                    <wp:simplePos x="0" y="0"/>
                    <wp:positionH relativeFrom="column">
                      <wp:posOffset>1894611</wp:posOffset>
                    </wp:positionH>
                    <wp:positionV relativeFrom="paragraph">
                      <wp:posOffset>1122514</wp:posOffset>
                    </wp:positionV>
                    <wp:extent cx="1440" cy="2880"/>
                    <wp:effectExtent l="57150" t="57150" r="74930" b="73660"/>
                    <wp:wrapNone/>
                    <wp:docPr id="35" name="Ink 35"/>
                    <wp:cNvGraphicFramePr/>
                    <a:graphic xmlns:a="http://schemas.openxmlformats.org/drawingml/2006/main">
                      <a:graphicData uri="http://schemas.microsoft.com/office/word/2010/wordprocessingInk">
                        <w14:contentPart bwMode="auto" r:id="rId68">
                          <w14:nvContentPartPr>
                            <w14:cNvContentPartPr/>
                          </w14:nvContentPartPr>
                          <w14:xfrm>
                            <a:off x="0" y="0"/>
                            <a:ext cx="1440" cy="2880"/>
                          </w14:xfrm>
                        </w14:contentPart>
                      </a:graphicData>
                    </a:graphic>
                  </wp:anchor>
                </w:drawing>
              </mc:Choice>
              <mc:Fallback>
                <w:pict>
                  <v:shape w14:anchorId="166F5A54" id="Ink 35" o:spid="_x0000_s1026" type="#_x0000_t75" style="position:absolute;margin-left:147.8pt;margin-top:87pt;width:2.95pt;height:3.1pt;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">
                    <v:imagedata r:id="rId69" o:title=""/>
                  </v:shape>
                </w:pict>
              </mc:Fallback>
            </mc:AlternateContent>
          </w:r>
        </w:del>
      </w:ins>
      <w:ins w:id="84" w:author="Author" w:date="2017-01-13T14:18:00Z">
        <w:del w:id="85" w:author="Author" w:date="2017-01-13T14:41:00Z">
          <w:r w:rsidR="009E7AE2" w:rsidDel="00035F79">
            <w:rPr>
              <w:noProof/>
            </w:rPr>
            <mc:AlternateContent>
              <mc:Choice Requires="wpi">
                <w:drawing>
                  <wp:anchor distT="0" distB="0" distL="114300" distR="114300" simplePos="0" relativeHeight="251654656" behindDoc="0" locked="0" layoutInCell="1" allowOverlap="1">
                    <wp:simplePos x="0" y="0"/>
                    <wp:positionH relativeFrom="column">
                      <wp:posOffset>1389891</wp:posOffset>
                    </wp:positionH>
                    <wp:positionV relativeFrom="paragraph">
                      <wp:posOffset>1990001</wp:posOffset>
                    </wp:positionV>
                    <wp:extent cx="978120" cy="47520"/>
                    <wp:effectExtent l="38100" t="38100" r="0" b="48260"/>
                    <wp:wrapNone/>
                    <wp:docPr id="34" name="Ink 34"/>
                    <wp:cNvGraphicFramePr/>
                    <a:graphic xmlns:a="http://schemas.openxmlformats.org/drawingml/2006/main">
                      <a:graphicData uri="http://schemas.microsoft.com/office/word/2010/wordprocessingInk">
                        <w14:contentPart bwMode="auto" r:id="rId70">
                          <w14:nvContentPartPr>
                            <w14:cNvContentPartPr/>
                          </w14:nvContentPartPr>
                          <w14:xfrm>
                            <a:off x="0" y="0"/>
                            <a:ext cx="978120" cy="47520"/>
                          </w14:xfrm>
                        </w14:contentPart>
                      </a:graphicData>
                    </a:graphic>
                  </wp:anchor>
                </w:drawing>
              </mc:Choice>
              <mc:Fallback>
                <w:pict>
                  <v:shape w14:anchorId="77AC2E50" id="Ink 34" o:spid="_x0000_s1026" type="#_x0000_t75" style="position:absolute;margin-left:109pt;margin-top:156.15pt;width:78pt;height:4.85pt;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">
                    <v:imagedata r:id="rId71" o:title=""/>
                  </v:shape>
                </w:pict>
              </mc:Fallback>
            </mc:AlternateContent>
          </w:r>
          <w:r w:rsidR="009E7AE2" w:rsidDel="00035F79">
            <w:rPr>
              <w:noProof/>
            </w:rPr>
            <mc:AlternateContent>
              <mc:Choice Requires="wpi">
                <w:drawing>
                  <wp:anchor distT="0" distB="0" distL="114300" distR="114300" simplePos="0" relativeHeight="251652608" behindDoc="0" locked="0" layoutInCell="1" allowOverlap="1">
                    <wp:simplePos x="0" y="0"/>
                    <wp:positionH relativeFrom="column">
                      <wp:posOffset>1407531</wp:posOffset>
                    </wp:positionH>
                    <wp:positionV relativeFrom="paragraph">
                      <wp:posOffset>244001</wp:posOffset>
                    </wp:positionV>
                    <wp:extent cx="1028160" cy="44280"/>
                    <wp:effectExtent l="38100" t="38100" r="19685" b="51435"/>
                    <wp:wrapNone/>
                    <wp:docPr id="32" name="Ink 32"/>
                    <wp:cNvGraphicFramePr/>
                    <a:graphic xmlns:a="http://schemas.openxmlformats.org/drawingml/2006/main">
                      <a:graphicData uri="http://schemas.microsoft.com/office/word/2010/wordprocessingInk">
                        <w14:contentPart bwMode="auto" r:id="rId72">
                          <w14:nvContentPartPr>
                            <w14:cNvContentPartPr/>
                          </w14:nvContentPartPr>
                          <w14:xfrm>
                            <a:off x="0" y="0"/>
                            <a:ext cx="1028160" cy="44280"/>
                          </w14:xfrm>
                        </w14:contentPart>
                      </a:graphicData>
                    </a:graphic>
                  </wp:anchor>
                </w:drawing>
              </mc:Choice>
              <mc:Fallback>
                <w:pict>
                  <v:shape w14:anchorId="224CFBFF" id="Ink 32" o:spid="_x0000_s1026" type="#_x0000_t75" style="position:absolute;margin-left:110.5pt;margin-top:18.7pt;width:81.85pt;height:4.6pt;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">
                    <v:imagedata r:id="rId73" o:title=""/>
                  </v:shape>
                </w:pict>
              </mc:Fallback>
            </mc:AlternateContent>
          </w:r>
        </w:del>
      </w:ins>
      <w:ins w:id="86" w:author="Author" w:date="2017-01-13T14:17:00Z">
        <w:del w:id="87" w:author="Author" w:date="2017-01-13T14:41:00Z">
          <w:r w:rsidR="009E7AE2" w:rsidDel="00035F79">
            <w:rPr>
              <w:noProof/>
            </w:rPr>
            <mc:AlternateContent>
              <mc:Choice Requires="wpi">
                <w:drawing>
                  <wp:anchor distT="0" distB="0" distL="114300" distR="114300" simplePos="0" relativeHeight="251649536" behindDoc="0" locked="0" layoutInCell="1" allowOverlap="1">
                    <wp:simplePos x="0" y="0"/>
                    <wp:positionH relativeFrom="column">
                      <wp:posOffset>3862731</wp:posOffset>
                    </wp:positionH>
                    <wp:positionV relativeFrom="paragraph">
                      <wp:posOffset>285041</wp:posOffset>
                    </wp:positionV>
                    <wp:extent cx="1205640" cy="60840"/>
                    <wp:effectExtent l="38100" t="38100" r="52070" b="34925"/>
                    <wp:wrapNone/>
                    <wp:docPr id="30" name="Ink 30"/>
                    <wp:cNvGraphicFramePr/>
                    <a:graphic xmlns:a="http://schemas.openxmlformats.org/drawingml/2006/main">
                      <a:graphicData uri="http://schemas.microsoft.com/office/word/2010/wordprocessingInk">
                        <w14:contentPart bwMode="auto" r:id="rId74">
                          <w14:nvContentPartPr>
                            <w14:cNvContentPartPr/>
                          </w14:nvContentPartPr>
                          <w14:xfrm>
                            <a:off x="0" y="0"/>
                            <a:ext cx="1205640" cy="60840"/>
                          </w14:xfrm>
                        </w14:contentPart>
                      </a:graphicData>
                    </a:graphic>
                  </wp:anchor>
                </w:drawing>
              </mc:Choice>
              <mc:Fallback>
                <w:pict>
                  <v:shape w14:anchorId="709C8817" id="Ink 30" o:spid="_x0000_s1026" type="#_x0000_t75" style="position:absolute;margin-left:303.8pt;margin-top:21.9pt;width:95.9pt;height:5.8pt;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">
                    <v:imagedata r:id="rId75" o:title=""/>
                  </v:shape>
                </w:pict>
              </mc:Fallback>
            </mc:AlternateContent>
          </w:r>
          <w:r w:rsidR="009E7AE2" w:rsidDel="00035F79">
            <w:rPr>
              <w:noProof/>
            </w:rPr>
            <mc:AlternateContent>
              <mc:Choice Requires="wpi">
                <w:drawing>
                  <wp:anchor distT="0" distB="0" distL="114300" distR="114300" simplePos="0" relativeHeight="251647488" behindDoc="0" locked="0" layoutInCell="1" allowOverlap="1">
                    <wp:simplePos x="0" y="0"/>
                    <wp:positionH relativeFrom="column">
                      <wp:posOffset>3864531</wp:posOffset>
                    </wp:positionH>
                    <wp:positionV relativeFrom="paragraph">
                      <wp:posOffset>2020241</wp:posOffset>
                    </wp:positionV>
                    <wp:extent cx="1167120" cy="32760"/>
                    <wp:effectExtent l="38100" t="38100" r="52705" b="43815"/>
                    <wp:wrapNone/>
                    <wp:docPr id="29" name="Ink 29"/>
                    <wp:cNvGraphicFramePr/>
                    <a:graphic xmlns:a="http://schemas.openxmlformats.org/drawingml/2006/main">
                      <a:graphicData uri="http://schemas.microsoft.com/office/word/2010/wordprocessingInk">
                        <w14:contentPart bwMode="auto" r:id="rId76">
                          <w14:nvContentPartPr>
                            <w14:cNvContentPartPr/>
                          </w14:nvContentPartPr>
                          <w14:xfrm>
                            <a:off x="0" y="0"/>
                            <a:ext cx="1167120" cy="32760"/>
                          </w14:xfrm>
                        </w14:contentPart>
                      </a:graphicData>
                    </a:graphic>
                  </wp:anchor>
                </w:drawing>
              </mc:Choice>
              <mc:Fallback>
                <w:pict>
                  <v:shape w14:anchorId="718522B7" id="Ink 29" o:spid="_x0000_s1026" type="#_x0000_t75" style="position:absolute;margin-left:303.8pt;margin-top:158.35pt;width:93.15pt;height:3.85pt;z-index:25164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">
                    <v:imagedata r:id="rId77" o:title=""/>
                  </v:shape>
                </w:pict>
              </mc:Fallback>
            </mc:AlternateContent>
          </w:r>
        </w:del>
      </w:ins>
      <w:r w:rsidR="00790A8B">
        <w:rPr>
          <w:noProof/>
        </w:rPr>
        <mc:AlternateContent>
          <mc:Choice Requires="wpg">
            <w:drawing>
              <wp:anchor distT="0" distB="0" distL="114300" distR="114300" simplePos="0" relativeHeight="251646464" behindDoc="0" locked="0" layoutInCell="1" hidden="0" allowOverlap="1">
                <wp:simplePos x="0" y="0"/>
                <wp:positionH relativeFrom="margin">
                  <wp:posOffset>923925</wp:posOffset>
                </wp:positionH>
                <wp:positionV relativeFrom="paragraph">
                  <wp:posOffset>261620</wp:posOffset>
                </wp:positionV>
                <wp:extent cx="4895850" cy="1781175"/>
                <wp:effectExtent l="0" t="0" r="0" b="0"/>
                <wp:wrapTopAndBottom/>
                <wp:docPr id="1034" name="shape1034"/>
                <wp:cNvGraphicFramePr/>
                <a:graphic xmlns:a="http://schemas.openxmlformats.org/drawingml/2006/main">
                  <a:graphicData uri="http://schemas.microsoft.com/office/word/2010/wordprocessingGroup">
                    <wpg:wgp>
                      <wpg:cNvGrpSpPr/>
                      <wpg:grpSpPr>
                        <a:xfrm>
                          <a:off x="0" y="0"/>
                          <a:ext cx="4895850" cy="1781175"/>
                          <a:chOff x="0" y="0"/>
                          <a:chExt cx="4886325" cy="1743075"/>
                        </a:xfrm>
                      </wpg:grpSpPr>
                      <pic:pic xmlns:pic="http://schemas.openxmlformats.org/drawingml/2006/picture">
                        <pic:nvPicPr>
                          <pic:cNvPr id="6" name="이미지"/>
                          <pic:cNvPicPr/>
                        </pic:nvPicPr>
                        <pic:blipFill>
                          <a:blip r:embed="rId78">
                            <a:extLst>
                              <a:ext uri="{28A0092B-C50C-407E-A947-70E740481C1C}">
                                <a14:useLocalDpi xmlns:a14="http://schemas.microsoft.com/office/drawing/2010/main" val="0"/>
                              </a:ext>
                            </a:extLst>
                          </a:blip>
                          <a:srcRect l="18492" t="33201" r="60417" b="37855"/>
                          <a:stretch>
                            <a:fillRect/>
                          </a:stretch>
                        </pic:blipFill>
                        <pic:spPr>
                          <a:xfrm>
                            <a:off x="0" y="0"/>
                            <a:ext cx="2597150" cy="1743075"/>
                          </a:xfrm>
                          <a:prstGeom prst="rect">
                            <a:avLst/>
                          </a:prstGeom>
                          <a:ln>
                            <a:noFill/>
                          </a:ln>
                        </pic:spPr>
                      </pic:pic>
                      <pic:pic xmlns:pic="http://schemas.openxmlformats.org/drawingml/2006/picture">
                        <pic:nvPicPr>
                          <pic:cNvPr id="7" name="이미지"/>
                          <pic:cNvPicPr/>
                        </pic:nvPicPr>
                        <pic:blipFill>
                          <a:blip r:embed="rId78">
                            <a:extLst>
                              <a:ext uri="{28A0092B-C50C-407E-A947-70E740481C1C}">
                                <a14:useLocalDpi xmlns:a14="http://schemas.microsoft.com/office/drawing/2010/main" val="0"/>
                              </a:ext>
                            </a:extLst>
                          </a:blip>
                          <a:srcRect l="57573" t="31782" r="21154" b="34734"/>
                          <a:stretch>
                            <a:fillRect/>
                          </a:stretch>
                        </pic:blipFill>
                        <pic:spPr>
                          <a:xfrm>
                            <a:off x="2647950" y="28575"/>
                            <a:ext cx="2238375" cy="1714500"/>
                          </a:xfrm>
                          <a:prstGeom prst="rect">
                            <a:avLst/>
                          </a:prstGeom>
                          <a:ln>
                            <a:noFill/>
                          </a:ln>
                        </pic:spPr>
                      </pic:pic>
                    </wpg:wgp>
                  </a:graphicData>
                </a:graphic>
              </wp:anchor>
            </w:drawing>
          </mc:Choice>
          <mc:Fallback>
            <w:pict>
              <v:group w14:anchorId="2F11BEA6" id="shape1034" o:spid="_x0000_s1026" style="position:absolute;margin-left:72.75pt;margin-top:20.6pt;width:385.5pt;height:140.25pt;z-index:251646464;mso-position-horizontal-relative:margin" coordsize="48863,17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">
                <v:shape id="이미지" o:spid="_x0000_s1027" type="#_x0000_t75" style="position:absolute;width:25971;height:17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">
                  <v:imagedata r:id="rId79" o:title="" croptop="21759f" cropbottom="24809f" cropleft="12119f" cropright="39595f"/>
                </v:shape>
                <v:shape id="이미지" o:spid="_x0000_s1028" type="#_x0000_t75" style="position:absolute;left:26479;top:285;width:22384;height:17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">
                  <v:imagedata r:id="rId79" o:title="" croptop="20829f" cropbottom="22763f" cropleft="37731f" cropright="13863f"/>
                </v:shape>
                <w10:wrap type="topAndBottom" anchorx="margin"/>
              </v:group>
            </w:pict>
          </mc:Fallback>
        </mc:AlternateContent>
      </w:r>
    </w:p>
    <w:p w:rsidR="0099331C" w:rsidRDefault="00035F79">
      <w:pPr>
        <w:pStyle w:val="ListParagraph"/>
        <w:spacing w:after="160" w:line="259" w:lineRule="auto"/>
        <w:rPr>
          <w:noProof/>
        </w:rPr>
      </w:pPr>
      <w:ins w:id="88" w:author="Author" w:date="2017-01-13T14:43:00Z">
        <w:r>
          <w:rPr>
            <w:noProof/>
          </w:rPr>
          <mc:AlternateContent>
            <mc:Choice Requires="wps">
              <w:drawing>
                <wp:anchor distT="0" distB="0" distL="114300" distR="114300" simplePos="0" relativeHeight="251673088" behindDoc="0" locked="0" layoutInCell="1" allowOverlap="1" wp14:anchorId="2B460624" wp14:editId="3866565D">
                  <wp:simplePos x="0" y="0"/>
                  <wp:positionH relativeFrom="column">
                    <wp:posOffset>3897549</wp:posOffset>
                  </wp:positionH>
                  <wp:positionV relativeFrom="paragraph">
                    <wp:posOffset>1858658</wp:posOffset>
                  </wp:positionV>
                  <wp:extent cx="1115019" cy="9727"/>
                  <wp:effectExtent l="0" t="0" r="28575" b="28575"/>
                  <wp:wrapNone/>
                  <wp:docPr id="22" name="Straight Connector 22"/>
                  <wp:cNvGraphicFramePr/>
                  <a:graphic xmlns:a="http://schemas.openxmlformats.org/drawingml/2006/main">
                    <a:graphicData uri="http://schemas.microsoft.com/office/word/2010/wordprocessingShape">
                      <wps:wsp>
                        <wps:cNvCnPr/>
                        <wps:spPr>
                          <a:xfrm flipV="1">
                            <a:off x="0" y="0"/>
                            <a:ext cx="1115019" cy="97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BDBCE5" id="Straight Connector 22" o:spid="_x0000_s1026" style="position:absolute;flip:y;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9pt,146.35pt" to="394.7pt,1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" strokecolor="black [3213]" strokeweight="1.5pt"/>
              </w:pict>
            </mc:Fallback>
          </mc:AlternateContent>
        </w:r>
      </w:ins>
      <w:ins w:id="89" w:author="Author" w:date="2017-01-13T14:42:00Z">
        <w:r>
          <w:rPr>
            <w:noProof/>
          </w:rPr>
          <mc:AlternateContent>
            <mc:Choice Requires="wps">
              <w:drawing>
                <wp:anchor distT="0" distB="0" distL="114300" distR="114300" simplePos="0" relativeHeight="251670016" behindDoc="0" locked="0" layoutInCell="1" allowOverlap="1" wp14:anchorId="7A59113F" wp14:editId="45F78729">
                  <wp:simplePos x="0" y="0"/>
                  <wp:positionH relativeFrom="column">
                    <wp:posOffset>1082972</wp:posOffset>
                  </wp:positionH>
                  <wp:positionV relativeFrom="paragraph">
                    <wp:posOffset>1859550</wp:posOffset>
                  </wp:positionV>
                  <wp:extent cx="1300263" cy="5944"/>
                  <wp:effectExtent l="0" t="0" r="33655" b="32385"/>
                  <wp:wrapNone/>
                  <wp:docPr id="16" name="Straight Connector 16"/>
                  <wp:cNvGraphicFramePr/>
                  <a:graphic xmlns:a="http://schemas.openxmlformats.org/drawingml/2006/main">
                    <a:graphicData uri="http://schemas.microsoft.com/office/word/2010/wordprocessingShape">
                      <wps:wsp>
                        <wps:cNvCnPr/>
                        <wps:spPr>
                          <a:xfrm flipV="1">
                            <a:off x="0" y="0"/>
                            <a:ext cx="1300263" cy="594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18DBEC" id="Straight Connector 16" o:spid="_x0000_s1026" style="position:absolute;flip:y;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25pt,146.4pt" to="187.65pt,1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" strokecolor="black [3213]" strokeweight="1.5pt"/>
              </w:pict>
            </mc:Fallback>
          </mc:AlternateContent>
        </w:r>
      </w:ins>
      <w:ins w:id="90" w:author="Author" w:date="2017-01-13T14:18:00Z">
        <w:del w:id="91" w:author="Author" w:date="2017-01-13T14:44:00Z">
          <w:r w:rsidR="009E7AE2" w:rsidDel="00035F79">
            <w:rPr>
              <w:noProof/>
            </w:rPr>
            <mc:AlternateContent>
              <mc:Choice Requires="wpi">
                <w:drawing>
                  <wp:anchor distT="0" distB="0" distL="114300" distR="114300" simplePos="0" relativeHeight="251650560" behindDoc="0" locked="0" layoutInCell="1" allowOverlap="1">
                    <wp:simplePos x="0" y="0"/>
                    <wp:positionH relativeFrom="column">
                      <wp:posOffset>1943571</wp:posOffset>
                    </wp:positionH>
                    <wp:positionV relativeFrom="paragraph">
                      <wp:posOffset>2622331</wp:posOffset>
                    </wp:positionV>
                    <wp:extent cx="360" cy="360"/>
                    <wp:effectExtent l="57150" t="57150" r="76200" b="76200"/>
                    <wp:wrapNone/>
                    <wp:docPr id="31" name="Ink 31"/>
                    <wp:cNvGraphicFramePr/>
                    <a:graphic xmlns:a="http://schemas.openxmlformats.org/drawingml/2006/main">
                      <a:graphicData uri="http://schemas.microsoft.com/office/word/2010/wordprocessingInk">
                        <w14:contentPart bwMode="auto" r:id="rId80">
                          <w14:nvContentPartPr>
                            <w14:cNvContentPartPr/>
                          </w14:nvContentPartPr>
                          <w14:xfrm>
                            <a:off x="0" y="0"/>
                            <a:ext cx="360" cy="360"/>
                          </w14:xfrm>
                        </w14:contentPart>
                      </a:graphicData>
                    </a:graphic>
                  </wp:anchor>
                </w:drawing>
              </mc:Choice>
              <mc:Fallback>
                <w:pict>
                  <v:shape w14:anchorId="133BEE7D" id="Ink 31" o:spid="_x0000_s1026" type="#_x0000_t75" style="position:absolute;margin-left:151.65pt;margin-top:205.1pt;width:2.9pt;height:2.9pt;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">
                    <v:imagedata r:id="rId42" o:title=""/>
                  </v:shape>
                </w:pict>
              </mc:Fallback>
            </mc:AlternateContent>
          </w:r>
        </w:del>
      </w:ins>
    </w:p>
    <w:p w:rsidR="0099331C" w:rsidRDefault="009E7AE2">
      <w:pPr>
        <w:pStyle w:val="ListParagraph"/>
        <w:spacing w:after="160" w:line="259" w:lineRule="auto"/>
        <w:jc w:val="center"/>
        <w:rPr>
          <w:noProof/>
          <w:sz w:val="20"/>
        </w:rPr>
      </w:pPr>
      <w:ins w:id="92" w:author="Author" w:date="2017-01-13T14:18:00Z">
        <w:r>
          <w:rPr>
            <w:noProof/>
            <w:sz w:val="20"/>
          </w:rPr>
          <mc:AlternateContent>
            <mc:Choice Requires="wpi">
              <w:drawing>
                <wp:anchor distT="0" distB="0" distL="114300" distR="114300" simplePos="0" relativeHeight="251668992" behindDoc="0" locked="0" layoutInCell="1" allowOverlap="1">
                  <wp:simplePos x="0" y="0"/>
                  <wp:positionH relativeFrom="column">
                    <wp:posOffset>2562771</wp:posOffset>
                  </wp:positionH>
                  <wp:positionV relativeFrom="paragraph">
                    <wp:posOffset>-347366</wp:posOffset>
                  </wp:positionV>
                  <wp:extent cx="360" cy="360"/>
                  <wp:effectExtent l="57150" t="57150" r="76200" b="76200"/>
                  <wp:wrapNone/>
                  <wp:docPr id="33" name="Ink 33"/>
                  <wp:cNvGraphicFramePr/>
                  <a:graphic xmlns:a="http://schemas.openxmlformats.org/drawingml/2006/main">
                    <a:graphicData uri="http://schemas.microsoft.com/office/word/2010/wordprocessingInk">
                      <w14:contentPart bwMode="auto" r:id="rId81">
                        <w14:nvContentPartPr>
                          <w14:cNvContentPartPr/>
                        </w14:nvContentPartPr>
                        <w14:xfrm>
                          <a:off x="0" y="0"/>
                          <a:ext cx="360" cy="360"/>
                        </w14:xfrm>
                      </w14:contentPart>
                    </a:graphicData>
                  </a:graphic>
                </wp:anchor>
              </w:drawing>
            </mc:Choice>
            <mc:Fallback>
              <w:pict>
                <v:shape w14:anchorId="4509B168" id="Ink 33" o:spid="_x0000_s1026" type="#_x0000_t75" style="position:absolute;margin-left:200.4pt;margin-top:-28.75pt;width:2.9pt;height:2.9pt;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">
                  <v:imagedata r:id="rId42" o:title=""/>
                </v:shape>
              </w:pict>
            </mc:Fallback>
          </mc:AlternateContent>
        </w:r>
      </w:ins>
      <w:r w:rsidR="00790A8B">
        <w:rPr>
          <w:noProof/>
          <w:sz w:val="20"/>
        </w:rPr>
        <w:t>Figure 4: Damage Propagation at Equal Load Step, Structured (Left) and Unstructured (right)</w:t>
      </w:r>
    </w:p>
    <w:p w:rsidR="0099331C" w:rsidRDefault="0099331C">
      <w:pPr>
        <w:pStyle w:val="ListParagraph"/>
        <w:spacing w:after="160" w:line="259" w:lineRule="auto"/>
        <w:jc w:val="center"/>
        <w:rPr>
          <w:sz w:val="20"/>
        </w:rPr>
      </w:pPr>
    </w:p>
    <w:p w:rsidR="0099331C" w:rsidRDefault="00790A8B">
      <w:pPr>
        <w:spacing w:after="160" w:line="259" w:lineRule="auto"/>
      </w:pPr>
      <w:r>
        <w:t xml:space="preserve">Figure 4 shows noticeably different damage </w:t>
      </w:r>
      <w:del w:id="93" w:author="Author" w:date="2017-01-13T14:32:00Z">
        <w:r w:rsidDel="00570531">
          <w:delText xml:space="preserve">sequences </w:delText>
        </w:r>
      </w:del>
      <w:ins w:id="94" w:author="Author" w:date="2017-01-13T14:32:00Z">
        <w:r w:rsidR="00570531">
          <w:t xml:space="preserve">patterns </w:t>
        </w:r>
      </w:ins>
      <w:r>
        <w:t>for the same amount of strain. The lines and green area</w:t>
      </w:r>
      <w:ins w:id="95" w:author="Author" w:date="2017-01-13T14:33:00Z">
        <w:r w:rsidR="00570531">
          <w:t>s</w:t>
        </w:r>
      </w:ins>
      <w:r>
        <w:t xml:space="preserve"> outside the fiber </w:t>
      </w:r>
      <w:ins w:id="96" w:author="Author" w:date="2017-01-13T14:14:00Z">
        <w:r w:rsidR="00347EF1">
          <w:t xml:space="preserve">are </w:t>
        </w:r>
      </w:ins>
      <w:del w:id="97" w:author="Author" w:date="2017-01-13T14:14:00Z">
        <w:r w:rsidDel="00347EF1">
          <w:delText xml:space="preserve">is </w:delText>
        </w:r>
      </w:del>
      <w:r>
        <w:t xml:space="preserve">the damaged cohesive zones between the elements. </w:t>
      </w:r>
      <w:del w:id="98" w:author="Author" w:date="2017-01-13T14:22:00Z">
        <w:r w:rsidDel="009E7AE2">
          <w:delText xml:space="preserve">For </w:delText>
        </w:r>
      </w:del>
      <w:ins w:id="99" w:author="Author" w:date="2017-01-13T14:22:00Z">
        <w:r w:rsidR="009E7AE2">
          <w:t xml:space="preserve">In </w:t>
        </w:r>
      </w:ins>
      <w:r>
        <w:t xml:space="preserve">Figure 4, </w:t>
      </w:r>
      <w:del w:id="100" w:author="Author" w:date="2017-01-13T14:22:00Z">
        <w:r w:rsidDel="009E7AE2">
          <w:delText>the</w:delText>
        </w:r>
      </w:del>
      <w:r>
        <w:t xml:space="preserve"> the undamaged matrix elements have been hidden to better show these damaged areas. While the damage is relatively in the same area, the damage patterns are different. The struc</w:t>
      </w:r>
      <w:ins w:id="101" w:author="Author" w:date="2017-01-13T14:15:00Z">
        <w:r w:rsidR="00347EF1">
          <w:t>t</w:t>
        </w:r>
      </w:ins>
      <w:del w:id="102" w:author="Author" w:date="2017-01-13T14:15:00Z">
        <w:r w:rsidDel="00347EF1">
          <w:delText>ut</w:delText>
        </w:r>
      </w:del>
      <w:ins w:id="103" w:author="Author" w:date="2017-01-13T14:15:00Z">
        <w:r w:rsidR="00347EF1">
          <w:t>ur</w:t>
        </w:r>
      </w:ins>
      <w:r>
        <w:t xml:space="preserve">ed </w:t>
      </w:r>
      <w:ins w:id="104" w:author="Author" w:date="2017-01-13T14:15:00Z">
        <w:r w:rsidR="00347EF1">
          <w:t xml:space="preserve">mesh </w:t>
        </w:r>
      </w:ins>
      <w:r>
        <w:t>damage pattern shows parallel but unconnected  cracks. The unstructured mesh shows one large crack with multiple, partially connected matrix cracks, which we believe is more realistic. This leads us to believe that the arrangement of elements may have a larger effect on the models tha</w:t>
      </w:r>
      <w:ins w:id="105" w:author="Author" w:date="2017-01-13T14:34:00Z">
        <w:r w:rsidR="00570531">
          <w:t>n</w:t>
        </w:r>
      </w:ins>
      <w:del w:id="106" w:author="Author" w:date="2017-01-13T14:34:00Z">
        <w:r w:rsidDel="00570531">
          <w:delText>t</w:delText>
        </w:r>
      </w:del>
      <w:r>
        <w:t xml:space="preserve"> originally anticipated. It appears that the structured mesh with quadrilateral elements is not allowing a similar pattern of damage that is allowed by triangular elements of the unstructured mesh. It is unclear at this point if the element shape is the source of </w:t>
      </w:r>
      <w:ins w:id="107" w:author="Author" w:date="2017-01-13T14:23:00Z">
        <w:r w:rsidR="009E7AE2">
          <w:t>the differences</w:t>
        </w:r>
      </w:ins>
      <w:del w:id="108" w:author="Author" w:date="2017-01-13T14:23:00Z">
        <w:r w:rsidDel="009E7AE2">
          <w:delText>error</w:delText>
        </w:r>
      </w:del>
      <w:r>
        <w:t xml:space="preserve">, or if the element type </w:t>
      </w:r>
      <w:del w:id="109" w:author="Author" w:date="2017-01-13T14:23:00Z">
        <w:r w:rsidDel="009E7AE2">
          <w:delText xml:space="preserve">attributes </w:delText>
        </w:r>
      </w:del>
      <w:ins w:id="110" w:author="Author" w:date="2017-01-13T14:23:00Z">
        <w:r w:rsidR="009E7AE2">
          <w:t xml:space="preserve">contributes </w:t>
        </w:r>
      </w:ins>
      <w:r>
        <w:t xml:space="preserve">to this discrepancy as well, and further study of this behavior is needed for a </w:t>
      </w:r>
      <w:del w:id="111" w:author="Author" w:date="2017-01-13T14:24:00Z">
        <w:r w:rsidDel="009E7AE2">
          <w:delText xml:space="preserve">certain </w:delText>
        </w:r>
      </w:del>
      <w:ins w:id="112" w:author="Author" w:date="2017-01-13T14:24:00Z">
        <w:r w:rsidR="009E7AE2">
          <w:t xml:space="preserve">definitive </w:t>
        </w:r>
      </w:ins>
      <w:r>
        <w:t>conclusion.</w:t>
      </w:r>
    </w:p>
    <w:p w:rsidR="0099331C" w:rsidDel="00570531" w:rsidRDefault="0099331C">
      <w:pPr>
        <w:rPr>
          <w:del w:id="113" w:author="Author" w:date="2017-01-13T14:38:00Z"/>
        </w:rPr>
      </w:pPr>
    </w:p>
    <w:p w:rsidR="0099331C" w:rsidDel="00570531" w:rsidRDefault="0099331C">
      <w:pPr>
        <w:rPr>
          <w:del w:id="114" w:author="Author" w:date="2017-01-13T14:38:00Z"/>
          <w:strike/>
        </w:rPr>
      </w:pPr>
    </w:p>
    <w:p w:rsidR="0099331C" w:rsidDel="00570531" w:rsidRDefault="0099331C">
      <w:pPr>
        <w:rPr>
          <w:del w:id="115" w:author="Author" w:date="2017-01-13T14:38:00Z"/>
        </w:rPr>
      </w:pPr>
    </w:p>
    <w:p w:rsidR="00570531" w:rsidDel="00570531" w:rsidRDefault="00570531">
      <w:pPr>
        <w:rPr>
          <w:del w:id="116" w:author="Author" w:date="2017-01-13T14:38:00Z"/>
        </w:rPr>
      </w:pPr>
    </w:p>
    <w:p w:rsidR="0099331C" w:rsidDel="00570531" w:rsidRDefault="0099331C">
      <w:pPr>
        <w:rPr>
          <w:del w:id="117" w:author="Author" w:date="2017-01-13T14:38:00Z"/>
        </w:rPr>
      </w:pPr>
    </w:p>
    <w:p w:rsidR="0099331C" w:rsidDel="00570531" w:rsidRDefault="0099331C">
      <w:pPr>
        <w:rPr>
          <w:del w:id="118" w:author="Author" w:date="2017-01-13T14:38:00Z"/>
        </w:rPr>
      </w:pPr>
    </w:p>
    <w:p w:rsidR="0099331C" w:rsidDel="00570531" w:rsidRDefault="0099331C">
      <w:pPr>
        <w:rPr>
          <w:del w:id="119" w:author="Author" w:date="2017-01-13T14:38:00Z"/>
        </w:rPr>
      </w:pPr>
    </w:p>
    <w:p w:rsidR="0099331C" w:rsidRDefault="0099331C"/>
    <w:p w:rsidR="0099331C" w:rsidRDefault="00790A8B">
      <w:pPr>
        <w:pStyle w:val="ListParagraph"/>
        <w:numPr>
          <w:ilvl w:val="0"/>
          <w:numId w:val="3"/>
        </w:numPr>
      </w:pPr>
      <w:r>
        <w:rPr>
          <w:b/>
          <w:sz w:val="24"/>
          <w:szCs w:val="24"/>
        </w:rPr>
        <w:t>CONCLUSIONS/ANALYSIS TO DATE</w:t>
      </w:r>
      <w:r>
        <w:t xml:space="preserve"> </w:t>
      </w:r>
    </w:p>
    <w:p w:rsidR="00570531" w:rsidRDefault="00790A8B">
      <w:pPr>
        <w:pStyle w:val="ListParagraph"/>
        <w:rPr>
          <w:ins w:id="120" w:author="Author" w:date="2017-01-13T14:36:00Z"/>
        </w:rPr>
      </w:pPr>
      <w:r>
        <w:t xml:space="preserve">The cohesive zone model was found to have a dependence on the mesh being used for the analysis. We found that higher refined meshes have a larger discrepancy between the two types of meshes studied, which was </w:t>
      </w:r>
      <w:del w:id="121" w:author="Author" w:date="2017-01-13T14:25:00Z">
        <w:r w:rsidDel="00FC3BEA">
          <w:delText>not hypothesized</w:delText>
        </w:r>
      </w:del>
      <w:ins w:id="122" w:author="Author" w:date="2017-01-13T14:25:00Z">
        <w:r w:rsidR="00FC3BEA">
          <w:t>surprising</w:t>
        </w:r>
      </w:ins>
      <w:r>
        <w:t xml:space="preserve">. We believe that the element shape could be playing a major role in </w:t>
      </w:r>
      <w:del w:id="123" w:author="Author" w:date="2017-01-13T14:25:00Z">
        <w:r w:rsidDel="00FC3BEA">
          <w:delText xml:space="preserve">the behavior of the models and </w:delText>
        </w:r>
      </w:del>
      <w:r>
        <w:t>the propagation of damage</w:t>
      </w:r>
      <w:del w:id="124" w:author="Author" w:date="2017-01-13T14:25:00Z">
        <w:r w:rsidDel="00FC3BEA">
          <w:delText>, impacting the results</w:delText>
        </w:r>
      </w:del>
      <w:r>
        <w:t xml:space="preserve">. </w:t>
      </w:r>
      <w:del w:id="125" w:author="Author" w:date="2017-01-13T14:25:00Z">
        <w:r w:rsidDel="00FC3BEA">
          <w:delText>Therefore, t</w:delText>
        </w:r>
      </w:del>
      <w:ins w:id="126" w:author="Author" w:date="2017-01-13T14:25:00Z">
        <w:del w:id="127" w:author="Author" w:date="2017-01-13T14:36:00Z">
          <w:r w:rsidR="00FC3BEA" w:rsidDel="00570531">
            <w:delText>T</w:delText>
          </w:r>
        </w:del>
      </w:ins>
      <w:del w:id="128" w:author="Author" w:date="2017-01-13T14:36:00Z">
        <w:r w:rsidDel="00570531">
          <w:delText>he accuracy of the models cannot be verified until this dependency is further studied.</w:delText>
        </w:r>
      </w:del>
    </w:p>
    <w:p w:rsidR="0099331C" w:rsidRDefault="00790A8B">
      <w:pPr>
        <w:pStyle w:val="ListParagraph"/>
        <w:rPr>
          <w:ins w:id="129" w:author="Author" w:date="2017-01-13T14:38:00Z"/>
        </w:rPr>
      </w:pPr>
      <w:r>
        <w:rPr>
          <w:b/>
          <w:sz w:val="24"/>
          <w:szCs w:val="24"/>
        </w:rPr>
        <w:br/>
      </w:r>
    </w:p>
    <w:p w:rsidR="00570531" w:rsidRDefault="00570531">
      <w:pPr>
        <w:pStyle w:val="ListParagraph"/>
        <w:rPr>
          <w:ins w:id="130" w:author="Author" w:date="2017-01-13T14:38:00Z"/>
        </w:rPr>
      </w:pPr>
    </w:p>
    <w:p w:rsidR="00570531" w:rsidRDefault="00570531">
      <w:pPr>
        <w:pStyle w:val="ListParagraph"/>
        <w:rPr>
          <w:ins w:id="131" w:author="Author" w:date="2017-01-13T14:38:00Z"/>
        </w:rPr>
      </w:pPr>
    </w:p>
    <w:p w:rsidR="00570531" w:rsidRDefault="00570531">
      <w:pPr>
        <w:pStyle w:val="ListParagraph"/>
        <w:rPr>
          <w:ins w:id="132" w:author="Author" w:date="2017-01-13T14:38:00Z"/>
        </w:rPr>
      </w:pPr>
    </w:p>
    <w:p w:rsidR="00570531" w:rsidRDefault="00570531">
      <w:pPr>
        <w:pStyle w:val="ListParagraph"/>
        <w:rPr>
          <w:ins w:id="133" w:author="Author" w:date="2017-01-13T14:38:00Z"/>
        </w:rPr>
      </w:pPr>
    </w:p>
    <w:p w:rsidR="00570531" w:rsidRDefault="00570531">
      <w:pPr>
        <w:pStyle w:val="ListParagraph"/>
        <w:rPr>
          <w:ins w:id="134" w:author="Author" w:date="2017-01-13T14:38:00Z"/>
        </w:rPr>
      </w:pPr>
    </w:p>
    <w:p w:rsidR="00570531" w:rsidRDefault="00570531">
      <w:pPr>
        <w:pStyle w:val="ListParagraph"/>
        <w:rPr>
          <w:ins w:id="135" w:author="Author" w:date="2017-01-13T14:38:00Z"/>
        </w:rPr>
      </w:pPr>
    </w:p>
    <w:p w:rsidR="00570531" w:rsidRDefault="00570531">
      <w:pPr>
        <w:pStyle w:val="ListParagraph"/>
      </w:pPr>
    </w:p>
    <w:p w:rsidR="0099331C" w:rsidDel="00570531" w:rsidRDefault="00790A8B">
      <w:pPr>
        <w:pStyle w:val="ListParagraph"/>
        <w:numPr>
          <w:ilvl w:val="0"/>
          <w:numId w:val="1"/>
        </w:numPr>
        <w:rPr>
          <w:del w:id="136" w:author="Author" w:date="2017-01-13T14:37:00Z"/>
        </w:rPr>
      </w:pPr>
      <w:r w:rsidRPr="00570531">
        <w:rPr>
          <w:b/>
          <w:sz w:val="24"/>
          <w:szCs w:val="24"/>
        </w:rPr>
        <w:lastRenderedPageBreak/>
        <w:t>WORK FORECAST AND PLANS</w:t>
      </w:r>
      <w:r w:rsidRPr="00570531">
        <w:rPr>
          <w:b/>
          <w:sz w:val="24"/>
          <w:szCs w:val="24"/>
        </w:rPr>
        <w:br/>
      </w:r>
      <w:r>
        <w:t xml:space="preserve">Collin Blake is planning to be at AFRL as an intern this summer. This will be an ideal opportunity for </w:t>
      </w:r>
      <w:ins w:id="137" w:author="Author" w:date="2017-01-13T14:26:00Z">
        <w:r>
          <w:t xml:space="preserve">continued </w:t>
        </w:r>
      </w:ins>
      <w:r>
        <w:t xml:space="preserve">collaboration. </w:t>
      </w:r>
      <w:del w:id="138" w:author="Author" w:date="2017-01-13T14:26:00Z">
        <w:r w:rsidDel="00790A8B">
          <w:delText>In addition to the great educational opportunity for Collin, I expect our efforts in the fall to be guided by the interaction this summer. My personal efforts during the summer will focus on remote advising, collaboration with AFRL researchers, and developing strategic plans for the next quarter.</w:delText>
        </w:r>
      </w:del>
      <w:r>
        <w:t xml:space="preserve"> </w:t>
      </w:r>
    </w:p>
    <w:p w:rsidR="0099331C" w:rsidDel="00570531" w:rsidRDefault="0099331C">
      <w:pPr>
        <w:pStyle w:val="ListParagraph"/>
        <w:numPr>
          <w:ilvl w:val="0"/>
          <w:numId w:val="1"/>
        </w:numPr>
        <w:rPr>
          <w:del w:id="139" w:author="Author" w:date="2017-01-13T14:37:00Z"/>
        </w:rPr>
      </w:pPr>
    </w:p>
    <w:p w:rsidR="0099331C" w:rsidDel="00570531" w:rsidRDefault="009E7AE2">
      <w:pPr>
        <w:pStyle w:val="ListParagraph"/>
        <w:rPr>
          <w:del w:id="140" w:author="Author" w:date="2017-01-13T14:37:00Z"/>
        </w:rPr>
      </w:pPr>
      <w:ins w:id="141" w:author="Author" w:date="2017-01-13T14:17:00Z">
        <w:r>
          <w:rPr>
            <w:noProof/>
          </w:rPr>
          <mc:AlternateContent>
            <mc:Choice Requires="wpi">
              <w:drawing>
                <wp:anchor distT="0" distB="0" distL="114300" distR="114300" simplePos="0" relativeHeight="251663872" behindDoc="0" locked="0" layoutInCell="1" allowOverlap="1">
                  <wp:simplePos x="0" y="0"/>
                  <wp:positionH relativeFrom="column">
                    <wp:posOffset>1077411</wp:posOffset>
                  </wp:positionH>
                  <wp:positionV relativeFrom="paragraph">
                    <wp:posOffset>114476</wp:posOffset>
                  </wp:positionV>
                  <wp:extent cx="7200" cy="13320"/>
                  <wp:effectExtent l="38100" t="57150" r="50165" b="44450"/>
                  <wp:wrapNone/>
                  <wp:docPr id="27" name="Ink 27"/>
                  <wp:cNvGraphicFramePr/>
                  <a:graphic xmlns:a="http://schemas.openxmlformats.org/drawingml/2006/main">
                    <a:graphicData uri="http://schemas.microsoft.com/office/word/2010/wordprocessingInk">
                      <w14:contentPart bwMode="auto" r:id="rId82">
                        <w14:nvContentPartPr>
                          <w14:cNvContentPartPr/>
                        </w14:nvContentPartPr>
                        <w14:xfrm>
                          <a:off x="0" y="0"/>
                          <a:ext cx="7200" cy="13320"/>
                        </w14:xfrm>
                      </w14:contentPart>
                    </a:graphicData>
                  </a:graphic>
                </wp:anchor>
              </w:drawing>
            </mc:Choice>
            <mc:Fallback>
              <w:pict>
                <v:shape w14:anchorId="1A703772" id="Ink 27" o:spid="_x0000_s1026" type="#_x0000_t75" style="position:absolute;margin-left:84.2pt;margin-top:8.3pt;width:1.85pt;height:2.25pt;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">
                  <v:imagedata r:id="rId83" o:title=""/>
                </v:shape>
              </w:pict>
            </mc:Fallback>
          </mc:AlternateContent>
        </w:r>
      </w:ins>
    </w:p>
    <w:p w:rsidR="00570531" w:rsidRDefault="00570531" w:rsidP="00570531">
      <w:pPr>
        <w:rPr>
          <w:ins w:id="142" w:author="Author" w:date="2017-01-13T14:38:00Z"/>
        </w:rPr>
      </w:pPr>
      <w:ins w:id="143" w:author="Author" w:date="2017-01-13T14:37:00Z">
        <w:r>
          <w:br/>
        </w:r>
        <w:r>
          <w:br/>
        </w:r>
      </w:ins>
      <w:ins w:id="144" w:author="Author" w:date="2017-01-13T14:38:00Z">
        <w:r>
          <w:t xml:space="preserve">The work described above is of a fundamental nature. There is much yet to be done. In fact, more than could possibly be completed during the term of this contract. Hence, the focus has been on raising distinct questions and trying to answer those questions. We have made progress, but we now believe that it is time to re-focus our work. </w:t>
        </w:r>
      </w:ins>
    </w:p>
    <w:p w:rsidR="00570531" w:rsidRDefault="00570531" w:rsidP="00570531">
      <w:pPr>
        <w:rPr>
          <w:ins w:id="145" w:author="Author" w:date="2017-01-13T14:38:00Z"/>
        </w:rPr>
      </w:pPr>
      <w:ins w:id="146" w:author="Author" w:date="2017-01-13T14:38:00Z">
        <w:r>
          <w:t>One reason is that as an undergraduate, Collin Blake has operated in a much more dependent mode than I wish for him to do starting in January. In January, he will begin his Master’s program at TAMU. It is my understanding that the internship that he spent at AFRL played a big part in his decision to go to graduate school, so this recruiting success can be attributed both to this project and the interactions during his internship. Since Keith Ballard is aggressively studying progressive damage prediction as a PhD under NDSEG support, there is great danger that Collin could slip into too much of a “technician” role, which is fine for undergraduates, but not for graduate students.</w:t>
        </w:r>
      </w:ins>
    </w:p>
    <w:p w:rsidR="00570531" w:rsidRDefault="00570531" w:rsidP="00570531">
      <w:pPr>
        <w:rPr>
          <w:ins w:id="147" w:author="Author" w:date="2017-01-13T14:38:00Z"/>
        </w:rPr>
      </w:pPr>
      <w:ins w:id="148" w:author="Author" w:date="2017-01-13T14:38:00Z">
        <w:r>
          <w:t xml:space="preserve">I have discussed this issue with our POC Craig </w:t>
        </w:r>
        <w:proofErr w:type="spellStart"/>
        <w:r>
          <w:t>Przybla</w:t>
        </w:r>
        <w:proofErr w:type="spellEnd"/>
        <w:r>
          <w:t xml:space="preserve"> and have identified a new area that is potentially of high interest to AFRL and AFOSR: “Analysis of Advanced Materials with Tailored Complex Architecture”. This would include fabrication techniques such as textile composites, tow steering, 3D printing with tows, materials with vasculature, and embedded sensors. Although we have experience that is highly applicable, there are distinct research questions that Collin can address that allow both significant independent research and an opportunity to take advantage of the suite of analysis tools we have developed on various projects. </w:t>
        </w:r>
      </w:ins>
    </w:p>
    <w:p w:rsidR="00570531" w:rsidRDefault="00570531" w:rsidP="00570531">
      <w:pPr>
        <w:rPr>
          <w:ins w:id="149" w:author="Author" w:date="2017-01-13T14:38:00Z"/>
        </w:rPr>
      </w:pPr>
      <w:ins w:id="150" w:author="Author" w:date="2017-01-13T14:38:00Z">
        <w:r>
          <w:t xml:space="preserve">The proposed plan is for Collin to work initially on two tasks: </w:t>
        </w:r>
      </w:ins>
    </w:p>
    <w:p w:rsidR="00570531" w:rsidRDefault="00570531" w:rsidP="00570531">
      <w:pPr>
        <w:rPr>
          <w:ins w:id="151" w:author="Author" w:date="2017-01-13T14:38:00Z"/>
        </w:rPr>
      </w:pPr>
      <w:ins w:id="152" w:author="Author" w:date="2017-01-13T14:38:00Z">
        <w:r>
          <w:t>1) A literature survey to establish the state of the art in modeling of this class of material systems. The literature survey will assure that we focus our efforts on the most important unsolved issues that are also of greatest interest to AFRL.</w:t>
        </w:r>
      </w:ins>
    </w:p>
    <w:p w:rsidR="00570531" w:rsidRPr="000542A7" w:rsidRDefault="00570531" w:rsidP="00570531">
      <w:pPr>
        <w:rPr>
          <w:ins w:id="153" w:author="Author" w:date="2017-01-13T14:38:00Z"/>
        </w:rPr>
      </w:pPr>
      <w:ins w:id="154" w:author="Author" w:date="2017-01-13T14:38:00Z">
        <w:r>
          <w:t xml:space="preserve"> 2) An assessment of the current state of the art in mesh generation capability. The Achilles heel of the extremely powerful finite element method is the ability to generate meshes for the complex geometries of interest. Fortunately, the capabilities have been improving and we need to assess the current limits. </w:t>
        </w:r>
      </w:ins>
    </w:p>
    <w:p w:rsidR="0099331C" w:rsidRDefault="0099331C">
      <w:pPr>
        <w:pStyle w:val="ListParagraph"/>
        <w:pPrChange w:id="155" w:author="Author" w:date="2017-01-13T14:37:00Z">
          <w:pPr>
            <w:pStyle w:val="ListParagraph"/>
            <w:numPr>
              <w:numId w:val="1"/>
            </w:numPr>
          </w:pPr>
        </w:pPrChange>
      </w:pPr>
    </w:p>
    <w:sectPr w:rsidR="009933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56089E"/>
    <w:multiLevelType w:val="hybridMultilevel"/>
    <w:tmpl w:val="099E6644"/>
    <w:lvl w:ilvl="0" w:tplc="B19C39B4">
      <w:start w:val="1"/>
      <w:numFmt w:val="upperRoman"/>
      <w:lvlText w:val="%1."/>
      <w:lvlJc w:val="left"/>
      <w:rPr>
        <w:rFonts w:hint="default"/>
      </w:rPr>
    </w:lvl>
    <w:lvl w:ilvl="1" w:tplc="04090019" w:tentative="1">
      <w:start w:val="1"/>
      <w:numFmt w:val="lowerLetter"/>
      <w:lvlText w:val="%2."/>
      <w:lvlJc w:val="left"/>
    </w:lvl>
    <w:lvl w:ilvl="2" w:tplc="0409001B" w:tentative="1">
      <w:start w:val="1"/>
      <w:numFmt w:val="lowerRoman"/>
      <w:lvlText w:val="%3."/>
      <w:lvlJc w:val="right"/>
    </w:lvl>
    <w:lvl w:ilvl="3" w:tplc="0409000F" w:tentative="1">
      <w:start w:val="1"/>
      <w:numFmt w:val="decimal"/>
      <w:lvlText w:val="%4."/>
      <w:lvlJc w:val="left"/>
    </w:lvl>
    <w:lvl w:ilvl="4" w:tplc="04090019" w:tentative="1">
      <w:start w:val="1"/>
      <w:numFmt w:val="lowerLetter"/>
      <w:lvlText w:val="%5."/>
      <w:lvlJc w:val="left"/>
    </w:lvl>
    <w:lvl w:ilvl="5" w:tplc="0409001B" w:tentative="1">
      <w:start w:val="1"/>
      <w:numFmt w:val="lowerRoman"/>
      <w:lvlText w:val="%6."/>
      <w:lvlJc w:val="right"/>
    </w:lvl>
    <w:lvl w:ilvl="6" w:tplc="0409000F" w:tentative="1">
      <w:start w:val="1"/>
      <w:numFmt w:val="decimal"/>
      <w:lvlText w:val="%7."/>
      <w:lvlJc w:val="left"/>
    </w:lvl>
    <w:lvl w:ilvl="7" w:tplc="04090019" w:tentative="1">
      <w:start w:val="1"/>
      <w:numFmt w:val="lowerLetter"/>
      <w:lvlText w:val="%8."/>
      <w:lvlJc w:val="left"/>
    </w:lvl>
    <w:lvl w:ilvl="8" w:tplc="0409001B" w:tentative="1">
      <w:start w:val="1"/>
      <w:numFmt w:val="lowerRoman"/>
      <w:lvlText w:val="%9."/>
      <w:lvlJc w:val="right"/>
    </w:lvl>
  </w:abstractNum>
  <w:abstractNum w:abstractNumId="1" w15:restartNumberingAfterBreak="0">
    <w:nsid w:val="3C4741E4"/>
    <w:multiLevelType w:val="hybridMultilevel"/>
    <w:tmpl w:val="CC00BC60"/>
    <w:lvl w:ilvl="0" w:tplc="2A1E4146">
      <w:start w:val="1"/>
      <w:numFmt w:val="upperLetter"/>
      <w:lvlText w:val="%1."/>
      <w:lvlJc w:val="left"/>
      <w:rPr>
        <w:rFonts w:hint="default"/>
        <w:b/>
      </w:rPr>
    </w:lvl>
    <w:lvl w:ilvl="1" w:tplc="04090019">
      <w:start w:val="1"/>
      <w:numFmt w:val="lowerLetter"/>
      <w:lvlText w:val="%2."/>
      <w:lvlJc w:val="left"/>
    </w:lvl>
    <w:lvl w:ilvl="2" w:tplc="0409001B" w:tentative="1">
      <w:start w:val="1"/>
      <w:numFmt w:val="lowerRoman"/>
      <w:lvlText w:val="%3."/>
      <w:lvlJc w:val="right"/>
    </w:lvl>
    <w:lvl w:ilvl="3" w:tplc="0409000F" w:tentative="1">
      <w:start w:val="1"/>
      <w:numFmt w:val="decimal"/>
      <w:lvlText w:val="%4."/>
      <w:lvlJc w:val="left"/>
    </w:lvl>
    <w:lvl w:ilvl="4" w:tplc="04090019" w:tentative="1">
      <w:start w:val="1"/>
      <w:numFmt w:val="lowerLetter"/>
      <w:lvlText w:val="%5."/>
      <w:lvlJc w:val="left"/>
    </w:lvl>
    <w:lvl w:ilvl="5" w:tplc="0409001B" w:tentative="1">
      <w:start w:val="1"/>
      <w:numFmt w:val="lowerRoman"/>
      <w:lvlText w:val="%6."/>
      <w:lvlJc w:val="right"/>
    </w:lvl>
    <w:lvl w:ilvl="6" w:tplc="0409000F" w:tentative="1">
      <w:start w:val="1"/>
      <w:numFmt w:val="decimal"/>
      <w:lvlText w:val="%7."/>
      <w:lvlJc w:val="left"/>
    </w:lvl>
    <w:lvl w:ilvl="7" w:tplc="04090019" w:tentative="1">
      <w:start w:val="1"/>
      <w:numFmt w:val="lowerLetter"/>
      <w:lvlText w:val="%8."/>
      <w:lvlJc w:val="left"/>
    </w:lvl>
    <w:lvl w:ilvl="8" w:tplc="0409001B" w:tentative="1">
      <w:start w:val="1"/>
      <w:numFmt w:val="lowerRoman"/>
      <w:lvlText w:val="%9."/>
      <w:lvlJc w:val="right"/>
    </w:lvl>
  </w:abstractNum>
  <w:abstractNum w:abstractNumId="2" w15:restartNumberingAfterBreak="0">
    <w:nsid w:val="5F033566"/>
    <w:multiLevelType w:val="hybridMultilevel"/>
    <w:tmpl w:val="49D00D52"/>
    <w:lvl w:ilvl="0" w:tplc="E6FC085E">
      <w:start w:val="1"/>
      <w:numFmt w:val="upperLetter"/>
      <w:lvlText w:val="%1."/>
      <w:lvlJc w:val="left"/>
      <w:rPr>
        <w:rFonts w:hint="default"/>
      </w:rPr>
    </w:lvl>
    <w:lvl w:ilvl="1" w:tplc="04090019" w:tentative="1">
      <w:start w:val="1"/>
      <w:numFmt w:val="lowerLetter"/>
      <w:lvlText w:val="%2."/>
      <w:lvlJc w:val="left"/>
    </w:lvl>
    <w:lvl w:ilvl="2" w:tplc="0409001B" w:tentative="1">
      <w:start w:val="1"/>
      <w:numFmt w:val="lowerRoman"/>
      <w:lvlText w:val="%3."/>
      <w:lvlJc w:val="right"/>
    </w:lvl>
    <w:lvl w:ilvl="3" w:tplc="0409000F" w:tentative="1">
      <w:start w:val="1"/>
      <w:numFmt w:val="decimal"/>
      <w:lvlText w:val="%4."/>
      <w:lvlJc w:val="left"/>
    </w:lvl>
    <w:lvl w:ilvl="4" w:tplc="04090019" w:tentative="1">
      <w:start w:val="1"/>
      <w:numFmt w:val="lowerLetter"/>
      <w:lvlText w:val="%5."/>
      <w:lvlJc w:val="left"/>
    </w:lvl>
    <w:lvl w:ilvl="5" w:tplc="0409001B" w:tentative="1">
      <w:start w:val="1"/>
      <w:numFmt w:val="lowerRoman"/>
      <w:lvlText w:val="%6."/>
      <w:lvlJc w:val="right"/>
    </w:lvl>
    <w:lvl w:ilvl="6" w:tplc="0409000F" w:tentative="1">
      <w:start w:val="1"/>
      <w:numFmt w:val="decimal"/>
      <w:lvlText w:val="%7."/>
      <w:lvlJc w:val="left"/>
    </w:lvl>
    <w:lvl w:ilvl="7" w:tplc="04090019" w:tentative="1">
      <w:start w:val="1"/>
      <w:numFmt w:val="lowerLetter"/>
      <w:lvlText w:val="%8."/>
      <w:lvlJc w:val="left"/>
    </w:lvl>
    <w:lvl w:ilvl="8" w:tplc="0409001B" w:tentative="1">
      <w:start w:val="1"/>
      <w:numFmt w:val="lowerRoman"/>
      <w:lvlText w:val="%9."/>
      <w:lvlJc w:val="righ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hideGrammaticalErrors/>
  <w:proofState w:spelling="clean" w:grammar="clean"/>
  <w:trackRevisions/>
  <w:defaultTabStop w:val="720"/>
  <w:noPunctuationKern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331C"/>
    <w:rsid w:val="00035F79"/>
    <w:rsid w:val="000F36E1"/>
    <w:rsid w:val="001E0D95"/>
    <w:rsid w:val="00347EF1"/>
    <w:rsid w:val="004F2700"/>
    <w:rsid w:val="00570531"/>
    <w:rsid w:val="00790A8B"/>
    <w:rsid w:val="009339C2"/>
    <w:rsid w:val="0099331C"/>
    <w:rsid w:val="009E7AE2"/>
    <w:rsid w:val="00AF62D4"/>
    <w:rsid w:val="00B757EC"/>
    <w:rsid w:val="00C807C3"/>
    <w:rsid w:val="00F91756"/>
    <w:rsid w:val="00FC3BEA"/>
  </w:rsids>
  <m:mathPr>
    <m:mathFont m:val="Cambria Math"/>
    <m:brkBin m:val="before"/>
    <m:brkBinSub m:val="--"/>
    <m:smallFrac m:val="0"/>
    <m:dispDef/>
    <m:lMargin m:val="0"/>
    <m:rMargin m:val="0"/>
    <m:defJc m:val="centerGroup"/>
    <m:wrapIndent m:val="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96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pPr>
      <w:contextualSpacing/>
    </w:pPr>
  </w:style>
  <w:style w:type="paragraph" w:styleId="Caption">
    <w:name w:val="caption"/>
    <w:basedOn w:val="Normal"/>
    <w:next w:val="Normal"/>
    <w:qFormat/>
    <w:pPr>
      <w:spacing w:line="240" w:lineRule="auto"/>
    </w:pPr>
    <w:rPr>
      <w:i/>
      <w:iCs/>
      <w:color w:val="1F497D"/>
      <w:sz w:val="18"/>
      <w:szCs w:val="18"/>
    </w:rPr>
  </w:style>
  <w:style w:type="paragraph" w:styleId="NormalWeb">
    <w:name w:val="Normal (Web)"/>
    <w:basedOn w:val="Normal"/>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347E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7EF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customXml" Target="ink/ink7.xml"/><Relationship Id="rId42" Type="http://schemas.openxmlformats.org/officeDocument/2006/relationships/image" Target="media/image25.emf"/><Relationship Id="rId47" Type="http://schemas.openxmlformats.org/officeDocument/2006/relationships/image" Target="media/image27.emf"/><Relationship Id="rId63" Type="http://schemas.openxmlformats.org/officeDocument/2006/relationships/image" Target="media/image35.emf"/><Relationship Id="rId68" Type="http://schemas.openxmlformats.org/officeDocument/2006/relationships/customXml" Target="ink/ink26.xml"/><Relationship Id="rId84" Type="http://schemas.openxmlformats.org/officeDocument/2006/relationships/fontTable" Target="fontTable.xml"/><Relationship Id="rId16" Type="http://schemas.openxmlformats.org/officeDocument/2006/relationships/image" Target="media/image8.emf"/><Relationship Id="rId11" Type="http://schemas.openxmlformats.org/officeDocument/2006/relationships/customXml" Target="ink/ink2.xml"/><Relationship Id="rId32" Type="http://schemas.openxmlformats.org/officeDocument/2006/relationships/image" Target="media/image16.emf"/><Relationship Id="rId37" Type="http://schemas.openxmlformats.org/officeDocument/2006/relationships/image" Target="media/image21.png"/><Relationship Id="rId53" Type="http://schemas.openxmlformats.org/officeDocument/2006/relationships/image" Target="media/image30.emf"/><Relationship Id="rId58" Type="http://schemas.openxmlformats.org/officeDocument/2006/relationships/customXml" Target="ink/ink21.xml"/><Relationship Id="rId74" Type="http://schemas.openxmlformats.org/officeDocument/2006/relationships/customXml" Target="ink/ink29.xml"/><Relationship Id="rId79" Type="http://schemas.openxmlformats.org/officeDocument/2006/relationships/image" Target="media/image44.png"/><Relationship Id="rId5" Type="http://schemas.openxmlformats.org/officeDocument/2006/relationships/image" Target="media/image1.png"/><Relationship Id="rId19" Type="http://schemas.openxmlformats.org/officeDocument/2006/relationships/customXml" Target="ink/ink6.xml"/><Relationship Id="rId14" Type="http://schemas.openxmlformats.org/officeDocument/2006/relationships/image" Target="media/image7.emf"/><Relationship Id="rId22" Type="http://schemas.openxmlformats.org/officeDocument/2006/relationships/image" Target="media/image11.emf"/><Relationship Id="rId27" Type="http://schemas.openxmlformats.org/officeDocument/2006/relationships/customXml" Target="ink/ink10.xml"/><Relationship Id="rId30" Type="http://schemas.openxmlformats.org/officeDocument/2006/relationships/image" Target="media/image15.emf"/><Relationship Id="rId35" Type="http://schemas.openxmlformats.org/officeDocument/2006/relationships/image" Target="media/image19.png"/><Relationship Id="rId43" Type="http://schemas.openxmlformats.org/officeDocument/2006/relationships/chart" Target="charts/chart1.xml"/><Relationship Id="rId48" Type="http://schemas.openxmlformats.org/officeDocument/2006/relationships/customXml" Target="ink/ink16.xml"/><Relationship Id="rId56" Type="http://schemas.openxmlformats.org/officeDocument/2006/relationships/customXml" Target="ink/ink20.xml"/><Relationship Id="rId64" Type="http://schemas.openxmlformats.org/officeDocument/2006/relationships/customXml" Target="ink/ink24.xml"/><Relationship Id="rId69" Type="http://schemas.openxmlformats.org/officeDocument/2006/relationships/image" Target="media/image38.emf"/><Relationship Id="rId77" Type="http://schemas.openxmlformats.org/officeDocument/2006/relationships/image" Target="media/image42.emf"/><Relationship Id="rId8" Type="http://schemas.openxmlformats.org/officeDocument/2006/relationships/image" Target="media/image4.png"/><Relationship Id="rId51" Type="http://schemas.openxmlformats.org/officeDocument/2006/relationships/image" Target="media/image29.emf"/><Relationship Id="rId72" Type="http://schemas.openxmlformats.org/officeDocument/2006/relationships/customXml" Target="ink/ink28.xml"/><Relationship Id="rId80" Type="http://schemas.openxmlformats.org/officeDocument/2006/relationships/customXml" Target="ink/ink31.xm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customXml" Target="ink/ink5.xml"/><Relationship Id="rId25" Type="http://schemas.openxmlformats.org/officeDocument/2006/relationships/customXml" Target="ink/ink9.xm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customXml" Target="ink/ink15.xml"/><Relationship Id="rId59" Type="http://schemas.openxmlformats.org/officeDocument/2006/relationships/image" Target="media/image33.emf"/><Relationship Id="rId67" Type="http://schemas.openxmlformats.org/officeDocument/2006/relationships/image" Target="media/image37.emf"/><Relationship Id="rId20" Type="http://schemas.openxmlformats.org/officeDocument/2006/relationships/image" Target="media/image10.emf"/><Relationship Id="rId41" Type="http://schemas.openxmlformats.org/officeDocument/2006/relationships/customXml" Target="ink/ink13.xml"/><Relationship Id="rId54" Type="http://schemas.openxmlformats.org/officeDocument/2006/relationships/customXml" Target="ink/ink19.xml"/><Relationship Id="rId62" Type="http://schemas.openxmlformats.org/officeDocument/2006/relationships/customXml" Target="ink/ink23.xml"/><Relationship Id="rId70" Type="http://schemas.openxmlformats.org/officeDocument/2006/relationships/customXml" Target="ink/ink27.xml"/><Relationship Id="rId75" Type="http://schemas.openxmlformats.org/officeDocument/2006/relationships/image" Target="media/image41.emf"/><Relationship Id="rId83" Type="http://schemas.openxmlformats.org/officeDocument/2006/relationships/image" Target="media/image45.emf"/><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customXml" Target="ink/ink4.xml"/><Relationship Id="rId23" Type="http://schemas.openxmlformats.org/officeDocument/2006/relationships/customXml" Target="ink/ink8.xml"/><Relationship Id="rId28" Type="http://schemas.openxmlformats.org/officeDocument/2006/relationships/image" Target="media/image14.emf"/><Relationship Id="rId36" Type="http://schemas.openxmlformats.org/officeDocument/2006/relationships/image" Target="media/image20.png"/><Relationship Id="rId49" Type="http://schemas.openxmlformats.org/officeDocument/2006/relationships/image" Target="media/image28.emf"/><Relationship Id="rId57" Type="http://schemas.openxmlformats.org/officeDocument/2006/relationships/image" Target="media/image32.emf"/><Relationship Id="rId10" Type="http://schemas.openxmlformats.org/officeDocument/2006/relationships/image" Target="media/image5.emf"/><Relationship Id="rId31" Type="http://schemas.openxmlformats.org/officeDocument/2006/relationships/customXml" Target="ink/ink12.xml"/><Relationship Id="rId44" Type="http://schemas.openxmlformats.org/officeDocument/2006/relationships/customXml" Target="ink/ink14.xml"/><Relationship Id="rId52" Type="http://schemas.openxmlformats.org/officeDocument/2006/relationships/customXml" Target="ink/ink18.xml"/><Relationship Id="rId60" Type="http://schemas.openxmlformats.org/officeDocument/2006/relationships/customXml" Target="ink/ink22.xml"/><Relationship Id="rId65" Type="http://schemas.openxmlformats.org/officeDocument/2006/relationships/image" Target="media/image36.emf"/><Relationship Id="rId73" Type="http://schemas.openxmlformats.org/officeDocument/2006/relationships/image" Target="media/image40.emf"/><Relationship Id="rId78" Type="http://schemas.openxmlformats.org/officeDocument/2006/relationships/image" Target="media/image43.png"/><Relationship Id="rId81" Type="http://schemas.openxmlformats.org/officeDocument/2006/relationships/customXml" Target="ink/ink32.xml"/><Relationship Id="rId4" Type="http://schemas.openxmlformats.org/officeDocument/2006/relationships/webSettings" Target="webSettings.xml"/><Relationship Id="rId9" Type="http://schemas.openxmlformats.org/officeDocument/2006/relationships/customXml" Target="ink/ink1.xml"/><Relationship Id="rId13" Type="http://schemas.openxmlformats.org/officeDocument/2006/relationships/customXml" Target="ink/ink3.xml"/><Relationship Id="rId18" Type="http://schemas.openxmlformats.org/officeDocument/2006/relationships/image" Target="media/image9.emf"/><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customXml" Target="ink/ink17.xml"/><Relationship Id="rId55" Type="http://schemas.openxmlformats.org/officeDocument/2006/relationships/image" Target="media/image31.emf"/><Relationship Id="rId76" Type="http://schemas.openxmlformats.org/officeDocument/2006/relationships/customXml" Target="ink/ink30.xml"/><Relationship Id="rId7" Type="http://schemas.openxmlformats.org/officeDocument/2006/relationships/image" Target="media/image3.png"/><Relationship Id="rId71" Type="http://schemas.openxmlformats.org/officeDocument/2006/relationships/image" Target="media/image39.emf"/><Relationship Id="rId2" Type="http://schemas.openxmlformats.org/officeDocument/2006/relationships/styles" Target="styles.xml"/><Relationship Id="rId29" Type="http://schemas.openxmlformats.org/officeDocument/2006/relationships/customXml" Target="ink/ink11.xml"/><Relationship Id="rId24" Type="http://schemas.openxmlformats.org/officeDocument/2006/relationships/image" Target="media/image12.emf"/><Relationship Id="rId40" Type="http://schemas.openxmlformats.org/officeDocument/2006/relationships/image" Target="media/image24.png"/><Relationship Id="rId45" Type="http://schemas.openxmlformats.org/officeDocument/2006/relationships/image" Target="media/image26.emf"/><Relationship Id="rId66" Type="http://schemas.openxmlformats.org/officeDocument/2006/relationships/customXml" Target="ink/ink25.xml"/><Relationship Id="rId61" Type="http://schemas.openxmlformats.org/officeDocument/2006/relationships/image" Target="media/image34.emf"/><Relationship Id="rId82" Type="http://schemas.openxmlformats.org/officeDocument/2006/relationships/customXml" Target="ink/ink33.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_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en-US"/>
  <c:roundedCorners val="0"/>
  <c:style val="2"/>
  <c:chart>
    <c:title>
      <c:tx>
        <c:rich>
          <a:bodyPr rot="0" vert="horz"/>
          <a:lstStyle/>
          <a:p>
            <a:pPr>
              <a:defRPr sz="1400" b="0" i="0" u="none" strike="noStrike" baseline="0">
                <a:solidFill>
                  <a:srgbClr val="969696"/>
                </a:solidFill>
                <a:cs typeface="+mn-cs"/>
              </a:defRPr>
            </a:pPr>
            <a:r>
              <a:rPr lang="en-US" altLang="en-US"/>
              <a:t>Strength (Highest Refinement)</a:t>
            </a:r>
          </a:p>
        </c:rich>
      </c:tx>
      <c:overlay val="0"/>
      <c:spPr>
        <a:noFill/>
        <a:ln w="3175">
          <a:noFill/>
        </a:ln>
      </c:spPr>
    </c:title>
    <c:autoTitleDeleted val="0"/>
    <c:plotArea>
      <c:layout/>
      <c:scatterChart>
        <c:scatterStyle val="lineMarker"/>
        <c:varyColors val="1"/>
        <c:ser>
          <c:idx val="0"/>
          <c:order val="0"/>
          <c:tx>
            <c:v>Struct</c:v>
          </c:tx>
          <c:spPr>
            <a:ln w="3175">
              <a:noFill/>
            </a:ln>
          </c:spPr>
          <c:marker>
            <c:symbol val="circle"/>
            <c:size val="2"/>
            <c:spPr>
              <a:solidFill>
                <a:srgbClr val="C0504D"/>
              </a:solidFill>
              <a:ln w="3175">
                <a:solidFill>
                  <a:srgbClr val="C0504D"/>
                </a:solidFill>
                <a:prstDash val="solid"/>
              </a:ln>
            </c:spPr>
          </c:marker>
          <c:xVal>
            <c:numLit>
              <c:formatCode>General</c:formatCode>
              <c:ptCount val="251"/>
              <c:pt idx="0">
                <c:v>0</c:v>
              </c:pt>
              <c:pt idx="1">
                <c:v>4.0000000000000001E-3</c:v>
              </c:pt>
              <c:pt idx="2">
                <c:v>8.0000000000000002E-3</c:v>
              </c:pt>
              <c:pt idx="3">
                <c:v>1.2E-2</c:v>
              </c:pt>
              <c:pt idx="4">
                <c:v>1.6E-2</c:v>
              </c:pt>
              <c:pt idx="5">
                <c:v>0.02</c:v>
              </c:pt>
              <c:pt idx="6">
                <c:v>2.4E-2</c:v>
              </c:pt>
              <c:pt idx="7">
                <c:v>2.8000000000000001E-2</c:v>
              </c:pt>
              <c:pt idx="8">
                <c:v>3.2000000000000001E-2</c:v>
              </c:pt>
              <c:pt idx="9">
                <c:v>3.5999999999999997E-2</c:v>
              </c:pt>
              <c:pt idx="10">
                <c:v>0.04</c:v>
              </c:pt>
              <c:pt idx="11">
                <c:v>4.3999999999999997E-2</c:v>
              </c:pt>
              <c:pt idx="12">
                <c:v>4.8000000000000001E-2</c:v>
              </c:pt>
              <c:pt idx="13">
                <c:v>5.1999999999999998E-2</c:v>
              </c:pt>
              <c:pt idx="14">
                <c:v>5.6000000000000001E-2</c:v>
              </c:pt>
              <c:pt idx="15">
                <c:v>0.06</c:v>
              </c:pt>
              <c:pt idx="16">
                <c:v>6.4000000000000001E-2</c:v>
              </c:pt>
              <c:pt idx="17">
                <c:v>6.8000000000000005E-2</c:v>
              </c:pt>
              <c:pt idx="18">
                <c:v>7.1999999999999995E-2</c:v>
              </c:pt>
              <c:pt idx="19">
                <c:v>7.5999999999999998E-2</c:v>
              </c:pt>
              <c:pt idx="20">
                <c:v>0.08</c:v>
              </c:pt>
              <c:pt idx="21">
                <c:v>8.4000000000000005E-2</c:v>
              </c:pt>
              <c:pt idx="22">
                <c:v>8.7999999999999995E-2</c:v>
              </c:pt>
              <c:pt idx="23">
                <c:v>9.1999999999999998E-2</c:v>
              </c:pt>
              <c:pt idx="24">
                <c:v>9.6000000000000002E-2</c:v>
              </c:pt>
              <c:pt idx="25">
                <c:v>0.1</c:v>
              </c:pt>
              <c:pt idx="26">
                <c:v>0.104</c:v>
              </c:pt>
              <c:pt idx="27">
                <c:v>0.108</c:v>
              </c:pt>
              <c:pt idx="28">
                <c:v>0.112</c:v>
              </c:pt>
              <c:pt idx="29">
                <c:v>0.11600000000000001</c:v>
              </c:pt>
              <c:pt idx="30">
                <c:v>0.12</c:v>
              </c:pt>
              <c:pt idx="31">
                <c:v>0.124</c:v>
              </c:pt>
              <c:pt idx="32">
                <c:v>0.128</c:v>
              </c:pt>
              <c:pt idx="33">
                <c:v>0.13200000000000001</c:v>
              </c:pt>
              <c:pt idx="34">
                <c:v>0.13600000000000001</c:v>
              </c:pt>
              <c:pt idx="35">
                <c:v>0.14000000000000001</c:v>
              </c:pt>
              <c:pt idx="36">
                <c:v>0.14399999999999999</c:v>
              </c:pt>
              <c:pt idx="37">
                <c:v>0.14799999999999999</c:v>
              </c:pt>
              <c:pt idx="38">
                <c:v>0.152</c:v>
              </c:pt>
              <c:pt idx="39">
                <c:v>0.156</c:v>
              </c:pt>
              <c:pt idx="40">
                <c:v>0.16</c:v>
              </c:pt>
              <c:pt idx="41">
                <c:v>0.16400000000000001</c:v>
              </c:pt>
              <c:pt idx="42">
                <c:v>0.16800000000000001</c:v>
              </c:pt>
              <c:pt idx="43">
                <c:v>0.17199999999999999</c:v>
              </c:pt>
              <c:pt idx="44">
                <c:v>0.17599999999999999</c:v>
              </c:pt>
              <c:pt idx="45">
                <c:v>0.18</c:v>
              </c:pt>
              <c:pt idx="46">
                <c:v>0.184</c:v>
              </c:pt>
              <c:pt idx="47">
                <c:v>0.188</c:v>
              </c:pt>
              <c:pt idx="48">
                <c:v>0.192</c:v>
              </c:pt>
              <c:pt idx="49">
                <c:v>0.19600000000000001</c:v>
              </c:pt>
              <c:pt idx="50">
                <c:v>0.2</c:v>
              </c:pt>
              <c:pt idx="51">
                <c:v>0.20399999999999999</c:v>
              </c:pt>
              <c:pt idx="52">
                <c:v>0.20799999999999999</c:v>
              </c:pt>
              <c:pt idx="53">
                <c:v>0.21199999999999999</c:v>
              </c:pt>
              <c:pt idx="54">
                <c:v>0.216</c:v>
              </c:pt>
              <c:pt idx="55">
                <c:v>0.22</c:v>
              </c:pt>
              <c:pt idx="56">
                <c:v>0.224</c:v>
              </c:pt>
              <c:pt idx="57">
                <c:v>0.22800000000000001</c:v>
              </c:pt>
              <c:pt idx="58">
                <c:v>0.23200000000000001</c:v>
              </c:pt>
              <c:pt idx="59">
                <c:v>0.23599999999999999</c:v>
              </c:pt>
              <c:pt idx="60">
                <c:v>0.24</c:v>
              </c:pt>
              <c:pt idx="61">
                <c:v>0.24399999999999999</c:v>
              </c:pt>
              <c:pt idx="62">
                <c:v>0.248</c:v>
              </c:pt>
              <c:pt idx="63">
                <c:v>0.252</c:v>
              </c:pt>
              <c:pt idx="64">
                <c:v>0.25600000000000001</c:v>
              </c:pt>
              <c:pt idx="65">
                <c:v>0.26</c:v>
              </c:pt>
              <c:pt idx="66">
                <c:v>0.26400000000000001</c:v>
              </c:pt>
              <c:pt idx="67">
                <c:v>0.26800000000000002</c:v>
              </c:pt>
              <c:pt idx="68">
                <c:v>0.27200000000000002</c:v>
              </c:pt>
              <c:pt idx="69">
                <c:v>0.27600000000000002</c:v>
              </c:pt>
              <c:pt idx="70">
                <c:v>0.28000000000000003</c:v>
              </c:pt>
              <c:pt idx="71">
                <c:v>0.28399999999999997</c:v>
              </c:pt>
              <c:pt idx="72">
                <c:v>0.28799999999999998</c:v>
              </c:pt>
              <c:pt idx="73">
                <c:v>0.29199999999999998</c:v>
              </c:pt>
              <c:pt idx="74">
                <c:v>0.29599999999999999</c:v>
              </c:pt>
              <c:pt idx="75">
                <c:v>0.3</c:v>
              </c:pt>
              <c:pt idx="76">
                <c:v>0.30399999999999999</c:v>
              </c:pt>
              <c:pt idx="77">
                <c:v>0.308</c:v>
              </c:pt>
              <c:pt idx="78">
                <c:v>0.312</c:v>
              </c:pt>
              <c:pt idx="79">
                <c:v>0.316</c:v>
              </c:pt>
              <c:pt idx="80">
                <c:v>0.32</c:v>
              </c:pt>
              <c:pt idx="81">
                <c:v>0.32400000000000001</c:v>
              </c:pt>
              <c:pt idx="82">
                <c:v>0.32800000000000001</c:v>
              </c:pt>
              <c:pt idx="83">
                <c:v>0.33200000000000002</c:v>
              </c:pt>
              <c:pt idx="84">
                <c:v>0.33600000000000002</c:v>
              </c:pt>
              <c:pt idx="85">
                <c:v>0.34</c:v>
              </c:pt>
              <c:pt idx="86">
                <c:v>0.34399999999999997</c:v>
              </c:pt>
              <c:pt idx="87">
                <c:v>0.34799999999999998</c:v>
              </c:pt>
              <c:pt idx="88">
                <c:v>0.35199999999999998</c:v>
              </c:pt>
              <c:pt idx="89">
                <c:v>0.35599999999999998</c:v>
              </c:pt>
              <c:pt idx="90">
                <c:v>0.36</c:v>
              </c:pt>
              <c:pt idx="91">
                <c:v>0.36399999999999999</c:v>
              </c:pt>
              <c:pt idx="92">
                <c:v>0.36799999999999999</c:v>
              </c:pt>
              <c:pt idx="93">
                <c:v>0.372</c:v>
              </c:pt>
              <c:pt idx="94">
                <c:v>0.376</c:v>
              </c:pt>
              <c:pt idx="95">
                <c:v>0.38</c:v>
              </c:pt>
              <c:pt idx="96">
                <c:v>0.38400000000000001</c:v>
              </c:pt>
              <c:pt idx="97">
                <c:v>0.38800000000000001</c:v>
              </c:pt>
              <c:pt idx="98">
                <c:v>0.39200000000000002</c:v>
              </c:pt>
              <c:pt idx="99">
                <c:v>0.39600000000000002</c:v>
              </c:pt>
              <c:pt idx="100">
                <c:v>0.4</c:v>
              </c:pt>
              <c:pt idx="101">
                <c:v>0.40400000000000003</c:v>
              </c:pt>
              <c:pt idx="102">
                <c:v>0.40799999999999997</c:v>
              </c:pt>
              <c:pt idx="103">
                <c:v>0.41199999999999998</c:v>
              </c:pt>
              <c:pt idx="104">
                <c:v>0.41599999999999998</c:v>
              </c:pt>
              <c:pt idx="105">
                <c:v>0.42</c:v>
              </c:pt>
              <c:pt idx="106">
                <c:v>0.42399999999999999</c:v>
              </c:pt>
              <c:pt idx="107">
                <c:v>0.42799999999999999</c:v>
              </c:pt>
              <c:pt idx="108">
                <c:v>0.432</c:v>
              </c:pt>
              <c:pt idx="109">
                <c:v>0.436</c:v>
              </c:pt>
              <c:pt idx="110">
                <c:v>0.44</c:v>
              </c:pt>
              <c:pt idx="111">
                <c:v>0.44400000000000001</c:v>
              </c:pt>
              <c:pt idx="112">
                <c:v>0.44800000000000001</c:v>
              </c:pt>
              <c:pt idx="113">
                <c:v>0.45200000000000001</c:v>
              </c:pt>
              <c:pt idx="114">
                <c:v>0.45600000000000002</c:v>
              </c:pt>
              <c:pt idx="115">
                <c:v>0.46</c:v>
              </c:pt>
              <c:pt idx="116">
                <c:v>0.46400000000000002</c:v>
              </c:pt>
              <c:pt idx="117">
                <c:v>0.46800000000000003</c:v>
              </c:pt>
              <c:pt idx="118">
                <c:v>0.47199999999999998</c:v>
              </c:pt>
              <c:pt idx="119">
                <c:v>0.47599999999999998</c:v>
              </c:pt>
              <c:pt idx="120">
                <c:v>0.48</c:v>
              </c:pt>
              <c:pt idx="121">
                <c:v>0.48399999999999999</c:v>
              </c:pt>
              <c:pt idx="122">
                <c:v>0.48799999999999999</c:v>
              </c:pt>
              <c:pt idx="123">
                <c:v>0.49199999999999999</c:v>
              </c:pt>
              <c:pt idx="124">
                <c:v>0.496</c:v>
              </c:pt>
              <c:pt idx="125">
                <c:v>0.5</c:v>
              </c:pt>
              <c:pt idx="126">
                <c:v>0.504</c:v>
              </c:pt>
              <c:pt idx="127">
                <c:v>0.50800000000000001</c:v>
              </c:pt>
              <c:pt idx="128">
                <c:v>0.51200000000000001</c:v>
              </c:pt>
              <c:pt idx="129">
                <c:v>0.51600000000000001</c:v>
              </c:pt>
              <c:pt idx="130">
                <c:v>0.52</c:v>
              </c:pt>
              <c:pt idx="131">
                <c:v>0.52400000000000002</c:v>
              </c:pt>
              <c:pt idx="132">
                <c:v>0.52800000000000002</c:v>
              </c:pt>
              <c:pt idx="133">
                <c:v>0.53200000000000003</c:v>
              </c:pt>
              <c:pt idx="134">
                <c:v>0.53600000000000003</c:v>
              </c:pt>
              <c:pt idx="135">
                <c:v>0.54</c:v>
              </c:pt>
              <c:pt idx="136">
                <c:v>0.54400000000000004</c:v>
              </c:pt>
              <c:pt idx="137">
                <c:v>0.54800000000000004</c:v>
              </c:pt>
              <c:pt idx="138">
                <c:v>0.55200000000000005</c:v>
              </c:pt>
              <c:pt idx="139">
                <c:v>0.55600000000000005</c:v>
              </c:pt>
              <c:pt idx="140">
                <c:v>0.56000000000000005</c:v>
              </c:pt>
              <c:pt idx="141">
                <c:v>0.56399999999999995</c:v>
              </c:pt>
              <c:pt idx="142">
                <c:v>0.56799999999999995</c:v>
              </c:pt>
              <c:pt idx="143">
                <c:v>0.57199999999999995</c:v>
              </c:pt>
              <c:pt idx="144">
                <c:v>0.57599999999999996</c:v>
              </c:pt>
              <c:pt idx="145">
                <c:v>0.57999999999999996</c:v>
              </c:pt>
              <c:pt idx="146">
                <c:v>0.58399999999999996</c:v>
              </c:pt>
              <c:pt idx="147">
                <c:v>0.58799999999999997</c:v>
              </c:pt>
              <c:pt idx="148">
                <c:v>0.59199999999999997</c:v>
              </c:pt>
              <c:pt idx="149">
                <c:v>0.59599999999999997</c:v>
              </c:pt>
              <c:pt idx="150">
                <c:v>0.6</c:v>
              </c:pt>
              <c:pt idx="151">
                <c:v>0.60399999999999998</c:v>
              </c:pt>
              <c:pt idx="152">
                <c:v>0.60799999999999998</c:v>
              </c:pt>
              <c:pt idx="153">
                <c:v>0.61199999999999999</c:v>
              </c:pt>
              <c:pt idx="154">
                <c:v>0.61599999999999999</c:v>
              </c:pt>
              <c:pt idx="155">
                <c:v>0.62</c:v>
              </c:pt>
              <c:pt idx="156">
                <c:v>0.624</c:v>
              </c:pt>
              <c:pt idx="157">
                <c:v>0.628</c:v>
              </c:pt>
              <c:pt idx="158">
                <c:v>0.63200000000000001</c:v>
              </c:pt>
              <c:pt idx="159">
                <c:v>0.63600000000000001</c:v>
              </c:pt>
              <c:pt idx="160">
                <c:v>0.64</c:v>
              </c:pt>
              <c:pt idx="161">
                <c:v>0.64400000000000002</c:v>
              </c:pt>
              <c:pt idx="162">
                <c:v>0.64800000000000002</c:v>
              </c:pt>
              <c:pt idx="163">
                <c:v>0.65200000000000002</c:v>
              </c:pt>
              <c:pt idx="164">
                <c:v>0.65600000000000003</c:v>
              </c:pt>
              <c:pt idx="165">
                <c:v>0.66</c:v>
              </c:pt>
              <c:pt idx="166">
                <c:v>0.66400000000000003</c:v>
              </c:pt>
              <c:pt idx="167">
                <c:v>0.66800000000000004</c:v>
              </c:pt>
              <c:pt idx="168">
                <c:v>0.67200000000000004</c:v>
              </c:pt>
              <c:pt idx="169">
                <c:v>0.67600000000000005</c:v>
              </c:pt>
              <c:pt idx="170">
                <c:v>0.68</c:v>
              </c:pt>
              <c:pt idx="171">
                <c:v>0.68400000000000005</c:v>
              </c:pt>
              <c:pt idx="172">
                <c:v>0.68799999999999994</c:v>
              </c:pt>
              <c:pt idx="173">
                <c:v>0.69199999999999995</c:v>
              </c:pt>
              <c:pt idx="174">
                <c:v>0.69599999999999995</c:v>
              </c:pt>
              <c:pt idx="175">
                <c:v>0.7</c:v>
              </c:pt>
              <c:pt idx="176">
                <c:v>0.70399999999999996</c:v>
              </c:pt>
              <c:pt idx="177">
                <c:v>0.70799999999999996</c:v>
              </c:pt>
              <c:pt idx="178">
                <c:v>0.71199999999999997</c:v>
              </c:pt>
              <c:pt idx="179">
                <c:v>0.71599999999999997</c:v>
              </c:pt>
              <c:pt idx="180">
                <c:v>0.72</c:v>
              </c:pt>
              <c:pt idx="181">
                <c:v>0.72399999999999998</c:v>
              </c:pt>
              <c:pt idx="182">
                <c:v>0.72799999999999998</c:v>
              </c:pt>
              <c:pt idx="183">
                <c:v>0.73199999999999998</c:v>
              </c:pt>
              <c:pt idx="184">
                <c:v>0.73599999999999999</c:v>
              </c:pt>
              <c:pt idx="185">
                <c:v>0.74</c:v>
              </c:pt>
              <c:pt idx="186">
                <c:v>0.74399999999999999</c:v>
              </c:pt>
              <c:pt idx="187">
                <c:v>0.748</c:v>
              </c:pt>
              <c:pt idx="188">
                <c:v>0.752</c:v>
              </c:pt>
              <c:pt idx="189">
                <c:v>0.75600000000000001</c:v>
              </c:pt>
              <c:pt idx="190">
                <c:v>0.76</c:v>
              </c:pt>
              <c:pt idx="191">
                <c:v>0.76400000000000001</c:v>
              </c:pt>
              <c:pt idx="192">
                <c:v>0.76800000000000002</c:v>
              </c:pt>
              <c:pt idx="193">
                <c:v>0.77200000000000002</c:v>
              </c:pt>
              <c:pt idx="194">
                <c:v>0.77600000000000002</c:v>
              </c:pt>
              <c:pt idx="195">
                <c:v>0.78</c:v>
              </c:pt>
              <c:pt idx="196">
                <c:v>0.78400000000000003</c:v>
              </c:pt>
              <c:pt idx="197">
                <c:v>0.78800000000000003</c:v>
              </c:pt>
              <c:pt idx="198">
                <c:v>0.79200000000000004</c:v>
              </c:pt>
              <c:pt idx="199">
                <c:v>0.79600000000000004</c:v>
              </c:pt>
              <c:pt idx="200">
                <c:v>0.8</c:v>
              </c:pt>
              <c:pt idx="201">
                <c:v>0.80400000000000005</c:v>
              </c:pt>
              <c:pt idx="202">
                <c:v>0.80800000000000005</c:v>
              </c:pt>
              <c:pt idx="203">
                <c:v>0.81200000000000006</c:v>
              </c:pt>
              <c:pt idx="204">
                <c:v>0.81599999999999995</c:v>
              </c:pt>
              <c:pt idx="205">
                <c:v>0.82</c:v>
              </c:pt>
              <c:pt idx="206">
                <c:v>0.82399999999999995</c:v>
              </c:pt>
              <c:pt idx="207">
                <c:v>0.82799999999999996</c:v>
              </c:pt>
              <c:pt idx="208">
                <c:v>0.83199999999999996</c:v>
              </c:pt>
              <c:pt idx="209">
                <c:v>0.83599999999999997</c:v>
              </c:pt>
              <c:pt idx="210">
                <c:v>0.84</c:v>
              </c:pt>
              <c:pt idx="211">
                <c:v>0.84399999999999997</c:v>
              </c:pt>
              <c:pt idx="212">
                <c:v>0.84799999999999998</c:v>
              </c:pt>
              <c:pt idx="213">
                <c:v>0.85199999999999998</c:v>
              </c:pt>
              <c:pt idx="214">
                <c:v>0.85599999999999998</c:v>
              </c:pt>
              <c:pt idx="215">
                <c:v>0.86</c:v>
              </c:pt>
              <c:pt idx="216">
                <c:v>0.86399999999999999</c:v>
              </c:pt>
              <c:pt idx="217">
                <c:v>0.86799999999999999</c:v>
              </c:pt>
              <c:pt idx="218">
                <c:v>0.872</c:v>
              </c:pt>
              <c:pt idx="219">
                <c:v>0.876</c:v>
              </c:pt>
              <c:pt idx="220">
                <c:v>0.88</c:v>
              </c:pt>
              <c:pt idx="221">
                <c:v>0.88400000000000001</c:v>
              </c:pt>
              <c:pt idx="222">
                <c:v>0.88800000000000001</c:v>
              </c:pt>
              <c:pt idx="223">
                <c:v>0.89200000000000002</c:v>
              </c:pt>
              <c:pt idx="224">
                <c:v>0.89600000000000002</c:v>
              </c:pt>
              <c:pt idx="225">
                <c:v>0.9</c:v>
              </c:pt>
              <c:pt idx="226">
                <c:v>0.90400000000000003</c:v>
              </c:pt>
              <c:pt idx="227">
                <c:v>0.90800000000000003</c:v>
              </c:pt>
              <c:pt idx="228">
                <c:v>0.91200000000000003</c:v>
              </c:pt>
              <c:pt idx="229">
                <c:v>0.91600000000000004</c:v>
              </c:pt>
              <c:pt idx="230">
                <c:v>0.92</c:v>
              </c:pt>
              <c:pt idx="231">
                <c:v>0.92400000000000004</c:v>
              </c:pt>
              <c:pt idx="232">
                <c:v>0.92800000000000005</c:v>
              </c:pt>
              <c:pt idx="233">
                <c:v>0.93200000000000005</c:v>
              </c:pt>
              <c:pt idx="234">
                <c:v>0.93600000000000005</c:v>
              </c:pt>
              <c:pt idx="235">
                <c:v>0.94</c:v>
              </c:pt>
              <c:pt idx="236">
                <c:v>0.94399999999999995</c:v>
              </c:pt>
              <c:pt idx="237">
                <c:v>0.94799999999999995</c:v>
              </c:pt>
              <c:pt idx="238">
                <c:v>0.95199999999999996</c:v>
              </c:pt>
              <c:pt idx="239">
                <c:v>0.95599999999999996</c:v>
              </c:pt>
              <c:pt idx="240">
                <c:v>0.96</c:v>
              </c:pt>
              <c:pt idx="241">
                <c:v>0.96399999999999997</c:v>
              </c:pt>
              <c:pt idx="242">
                <c:v>0.96799999999999997</c:v>
              </c:pt>
              <c:pt idx="243">
                <c:v>0.97199999999999998</c:v>
              </c:pt>
              <c:pt idx="244">
                <c:v>0.97599999999999998</c:v>
              </c:pt>
              <c:pt idx="245">
                <c:v>0.98</c:v>
              </c:pt>
              <c:pt idx="246">
                <c:v>0.98399999999999999</c:v>
              </c:pt>
              <c:pt idx="247">
                <c:v>0.98799999999999999</c:v>
              </c:pt>
              <c:pt idx="248">
                <c:v>0.99199999999999999</c:v>
              </c:pt>
              <c:pt idx="249">
                <c:v>0.996</c:v>
              </c:pt>
              <c:pt idx="250">
                <c:v>1</c:v>
              </c:pt>
            </c:numLit>
          </c:xVal>
          <c:yVal>
            <c:numLit>
              <c:formatCode>General</c:formatCode>
              <c:ptCount val="251"/>
              <c:pt idx="0">
                <c:v>0</c:v>
              </c:pt>
              <c:pt idx="1">
                <c:v>765951</c:v>
              </c:pt>
              <c:pt idx="2">
                <c:v>1531900</c:v>
              </c:pt>
              <c:pt idx="3">
                <c:v>2297850</c:v>
              </c:pt>
              <c:pt idx="4">
                <c:v>3063800</c:v>
              </c:pt>
              <c:pt idx="5">
                <c:v>3829750</c:v>
              </c:pt>
              <c:pt idx="6">
                <c:v>4595700</c:v>
              </c:pt>
              <c:pt idx="7">
                <c:v>5361650</c:v>
              </c:pt>
              <c:pt idx="8">
                <c:v>6127600</c:v>
              </c:pt>
              <c:pt idx="9">
                <c:v>6893550</c:v>
              </c:pt>
              <c:pt idx="10">
                <c:v>7659510</c:v>
              </c:pt>
              <c:pt idx="11">
                <c:v>8425460</c:v>
              </c:pt>
              <c:pt idx="12">
                <c:v>9191410</c:v>
              </c:pt>
              <c:pt idx="13">
                <c:v>9957360</c:v>
              </c:pt>
              <c:pt idx="14">
                <c:v>10723300</c:v>
              </c:pt>
              <c:pt idx="15">
                <c:v>11489300</c:v>
              </c:pt>
              <c:pt idx="16">
                <c:v>12255200</c:v>
              </c:pt>
              <c:pt idx="17">
                <c:v>13021200</c:v>
              </c:pt>
              <c:pt idx="18">
                <c:v>13787100</c:v>
              </c:pt>
              <c:pt idx="19">
                <c:v>14553100</c:v>
              </c:pt>
              <c:pt idx="20">
                <c:v>15319000</c:v>
              </c:pt>
              <c:pt idx="21">
                <c:v>16085000</c:v>
              </c:pt>
              <c:pt idx="22">
                <c:v>16850900</c:v>
              </c:pt>
              <c:pt idx="23">
                <c:v>17616900</c:v>
              </c:pt>
              <c:pt idx="24">
                <c:v>18382800</c:v>
              </c:pt>
              <c:pt idx="25">
                <c:v>19148800</c:v>
              </c:pt>
              <c:pt idx="26">
                <c:v>19914700</c:v>
              </c:pt>
              <c:pt idx="27">
                <c:v>20680700</c:v>
              </c:pt>
              <c:pt idx="28">
                <c:v>21446600</c:v>
              </c:pt>
              <c:pt idx="29">
                <c:v>22212600</c:v>
              </c:pt>
              <c:pt idx="30">
                <c:v>22978500</c:v>
              </c:pt>
              <c:pt idx="31">
                <c:v>23744500</c:v>
              </c:pt>
              <c:pt idx="32">
                <c:v>24510400</c:v>
              </c:pt>
              <c:pt idx="33">
                <c:v>25276400</c:v>
              </c:pt>
              <c:pt idx="34">
                <c:v>26042300</c:v>
              </c:pt>
              <c:pt idx="35">
                <c:v>26808300</c:v>
              </c:pt>
              <c:pt idx="36">
                <c:v>27574200</c:v>
              </c:pt>
              <c:pt idx="37">
                <c:v>28340200</c:v>
              </c:pt>
              <c:pt idx="38">
                <c:v>29106100</c:v>
              </c:pt>
              <c:pt idx="39">
                <c:v>29872100</c:v>
              </c:pt>
              <c:pt idx="40">
                <c:v>30638000</c:v>
              </c:pt>
              <c:pt idx="41">
                <c:v>31403800</c:v>
              </c:pt>
              <c:pt idx="42">
                <c:v>32169500</c:v>
              </c:pt>
              <c:pt idx="43">
                <c:v>32934900</c:v>
              </c:pt>
              <c:pt idx="44">
                <c:v>33700000</c:v>
              </c:pt>
              <c:pt idx="45">
                <c:v>34464700</c:v>
              </c:pt>
              <c:pt idx="46">
                <c:v>35067300</c:v>
              </c:pt>
              <c:pt idx="47">
                <c:v>35624100</c:v>
              </c:pt>
              <c:pt idx="48">
                <c:v>36112300</c:v>
              </c:pt>
              <c:pt idx="49">
                <c:v>36520500</c:v>
              </c:pt>
              <c:pt idx="50">
                <c:v>36858700</c:v>
              </c:pt>
              <c:pt idx="51">
                <c:v>37157700</c:v>
              </c:pt>
              <c:pt idx="52">
                <c:v>37398900</c:v>
              </c:pt>
              <c:pt idx="53">
                <c:v>37672700</c:v>
              </c:pt>
              <c:pt idx="54">
                <c:v>37954600</c:v>
              </c:pt>
              <c:pt idx="55">
                <c:v>38288000</c:v>
              </c:pt>
              <c:pt idx="56">
                <c:v>38627200</c:v>
              </c:pt>
              <c:pt idx="57">
                <c:v>38947600</c:v>
              </c:pt>
              <c:pt idx="58">
                <c:v>39274500</c:v>
              </c:pt>
              <c:pt idx="59">
                <c:v>39592100</c:v>
              </c:pt>
              <c:pt idx="60">
                <c:v>39888600</c:v>
              </c:pt>
              <c:pt idx="61">
                <c:v>40157400</c:v>
              </c:pt>
              <c:pt idx="62">
                <c:v>40750300</c:v>
              </c:pt>
              <c:pt idx="63">
                <c:v>41007900</c:v>
              </c:pt>
              <c:pt idx="64">
                <c:v>41158700</c:v>
              </c:pt>
              <c:pt idx="65">
                <c:v>41244500</c:v>
              </c:pt>
              <c:pt idx="66">
                <c:v>41314300</c:v>
              </c:pt>
              <c:pt idx="67">
                <c:v>41405200</c:v>
              </c:pt>
              <c:pt idx="68">
                <c:v>41532100</c:v>
              </c:pt>
              <c:pt idx="69">
                <c:v>42096800</c:v>
              </c:pt>
              <c:pt idx="70">
                <c:v>42334600</c:v>
              </c:pt>
              <c:pt idx="71">
                <c:v>42448300</c:v>
              </c:pt>
              <c:pt idx="72">
                <c:v>42931900</c:v>
              </c:pt>
              <c:pt idx="73">
                <c:v>43118000</c:v>
              </c:pt>
              <c:pt idx="74">
                <c:v>43112500</c:v>
              </c:pt>
              <c:pt idx="75">
                <c:v>42985500</c:v>
              </c:pt>
              <c:pt idx="76">
                <c:v>43431500</c:v>
              </c:pt>
              <c:pt idx="77">
                <c:v>43567600</c:v>
              </c:pt>
              <c:pt idx="78">
                <c:v>43927000</c:v>
              </c:pt>
              <c:pt idx="79">
                <c:v>43922900</c:v>
              </c:pt>
              <c:pt idx="80">
                <c:v>43683900</c:v>
              </c:pt>
              <c:pt idx="81">
                <c:v>44011300</c:v>
              </c:pt>
              <c:pt idx="82">
                <c:v>44276400</c:v>
              </c:pt>
              <c:pt idx="83">
                <c:v>44485000</c:v>
              </c:pt>
              <c:pt idx="84">
                <c:v>44641000</c:v>
              </c:pt>
              <c:pt idx="85">
                <c:v>44746100</c:v>
              </c:pt>
              <c:pt idx="86">
                <c:v>44799700</c:v>
              </c:pt>
              <c:pt idx="87">
                <c:v>44800000</c:v>
              </c:pt>
              <c:pt idx="88">
                <c:v>44744100</c:v>
              </c:pt>
              <c:pt idx="89">
                <c:v>44628900</c:v>
              </c:pt>
              <c:pt idx="90">
                <c:v>44451400</c:v>
              </c:pt>
              <c:pt idx="91">
                <c:v>44209400</c:v>
              </c:pt>
              <c:pt idx="92">
                <c:v>43901800</c:v>
              </c:pt>
              <c:pt idx="93">
                <c:v>43528300</c:v>
              </c:pt>
              <c:pt idx="94">
                <c:v>43090000</c:v>
              </c:pt>
              <c:pt idx="95">
                <c:v>42586700</c:v>
              </c:pt>
              <c:pt idx="96">
                <c:v>42008400</c:v>
              </c:pt>
              <c:pt idx="97">
                <c:v>41274100</c:v>
              </c:pt>
              <c:pt idx="98">
                <c:v>16517400</c:v>
              </c:pt>
              <c:pt idx="99">
                <c:v>16545900</c:v>
              </c:pt>
              <c:pt idx="100">
                <c:v>16224500</c:v>
              </c:pt>
              <c:pt idx="101">
                <c:v>16242200</c:v>
              </c:pt>
              <c:pt idx="102">
                <c:v>16244800</c:v>
              </c:pt>
              <c:pt idx="103">
                <c:v>16241500</c:v>
              </c:pt>
              <c:pt idx="104">
                <c:v>16232300</c:v>
              </c:pt>
              <c:pt idx="105">
                <c:v>16050900</c:v>
              </c:pt>
              <c:pt idx="106">
                <c:v>16058200</c:v>
              </c:pt>
              <c:pt idx="107">
                <c:v>16051700</c:v>
              </c:pt>
              <c:pt idx="108">
                <c:v>15756900</c:v>
              </c:pt>
              <c:pt idx="109">
                <c:v>15786500</c:v>
              </c:pt>
              <c:pt idx="110">
                <c:v>15799300</c:v>
              </c:pt>
              <c:pt idx="111">
                <c:v>15804800</c:v>
              </c:pt>
              <c:pt idx="112">
                <c:v>15805800</c:v>
              </c:pt>
              <c:pt idx="113">
                <c:v>15802200</c:v>
              </c:pt>
              <c:pt idx="114">
                <c:v>15673200</c:v>
              </c:pt>
              <c:pt idx="115">
                <c:v>15705200</c:v>
              </c:pt>
              <c:pt idx="116">
                <c:v>15729500</c:v>
              </c:pt>
              <c:pt idx="117">
                <c:v>15753900</c:v>
              </c:pt>
              <c:pt idx="118">
                <c:v>15781500</c:v>
              </c:pt>
              <c:pt idx="119">
                <c:v>15808100</c:v>
              </c:pt>
              <c:pt idx="120">
                <c:v>15834100</c:v>
              </c:pt>
              <c:pt idx="121">
                <c:v>15861000</c:v>
              </c:pt>
              <c:pt idx="122">
                <c:v>15889600</c:v>
              </c:pt>
              <c:pt idx="123">
                <c:v>15919100</c:v>
              </c:pt>
              <c:pt idx="124">
                <c:v>15948900</c:v>
              </c:pt>
              <c:pt idx="125">
                <c:v>15981600</c:v>
              </c:pt>
              <c:pt idx="126">
                <c:v>16016500</c:v>
              </c:pt>
              <c:pt idx="127">
                <c:v>16052900</c:v>
              </c:pt>
              <c:pt idx="128">
                <c:v>16089800</c:v>
              </c:pt>
              <c:pt idx="129">
                <c:v>16129600</c:v>
              </c:pt>
              <c:pt idx="130">
                <c:v>16171900</c:v>
              </c:pt>
              <c:pt idx="131">
                <c:v>16215200</c:v>
              </c:pt>
              <c:pt idx="132">
                <c:v>16259400</c:v>
              </c:pt>
              <c:pt idx="133">
                <c:v>16304300</c:v>
              </c:pt>
              <c:pt idx="134">
                <c:v>16352900</c:v>
              </c:pt>
              <c:pt idx="135">
                <c:v>16401800</c:v>
              </c:pt>
              <c:pt idx="136">
                <c:v>16452100</c:v>
              </c:pt>
              <c:pt idx="137">
                <c:v>16502900</c:v>
              </c:pt>
              <c:pt idx="138">
                <c:v>16554200</c:v>
              </c:pt>
              <c:pt idx="139">
                <c:v>16608200</c:v>
              </c:pt>
              <c:pt idx="140">
                <c:v>16662400</c:v>
              </c:pt>
              <c:pt idx="141">
                <c:v>16717200</c:v>
              </c:pt>
              <c:pt idx="142">
                <c:v>16771700</c:v>
              </c:pt>
              <c:pt idx="143">
                <c:v>16825700</c:v>
              </c:pt>
              <c:pt idx="144">
                <c:v>16882200</c:v>
              </c:pt>
              <c:pt idx="145">
                <c:v>16940000</c:v>
              </c:pt>
              <c:pt idx="146">
                <c:v>16998500</c:v>
              </c:pt>
              <c:pt idx="147">
                <c:v>17059500</c:v>
              </c:pt>
              <c:pt idx="148">
                <c:v>17122400</c:v>
              </c:pt>
              <c:pt idx="149">
                <c:v>17186800</c:v>
              </c:pt>
              <c:pt idx="150">
                <c:v>17254800</c:v>
              </c:pt>
              <c:pt idx="151">
                <c:v>17325100</c:v>
              </c:pt>
              <c:pt idx="152">
                <c:v>17396700</c:v>
              </c:pt>
              <c:pt idx="153">
                <c:v>17469400</c:v>
              </c:pt>
              <c:pt idx="154">
                <c:v>17543400</c:v>
              </c:pt>
              <c:pt idx="155">
                <c:v>17617800</c:v>
              </c:pt>
              <c:pt idx="156">
                <c:v>17692700</c:v>
              </c:pt>
              <c:pt idx="157">
                <c:v>17769100</c:v>
              </c:pt>
              <c:pt idx="158">
                <c:v>17848700</c:v>
              </c:pt>
              <c:pt idx="159">
                <c:v>17929800</c:v>
              </c:pt>
              <c:pt idx="160">
                <c:v>18011100</c:v>
              </c:pt>
              <c:pt idx="161">
                <c:v>18091900</c:v>
              </c:pt>
              <c:pt idx="162">
                <c:v>18172300</c:v>
              </c:pt>
              <c:pt idx="163">
                <c:v>18253200</c:v>
              </c:pt>
              <c:pt idx="164">
                <c:v>18335000</c:v>
              </c:pt>
              <c:pt idx="165">
                <c:v>18417300</c:v>
              </c:pt>
              <c:pt idx="166">
                <c:v>18499000</c:v>
              </c:pt>
              <c:pt idx="167">
                <c:v>18579700</c:v>
              </c:pt>
              <c:pt idx="168">
                <c:v>18660100</c:v>
              </c:pt>
              <c:pt idx="169">
                <c:v>18741300</c:v>
              </c:pt>
              <c:pt idx="170">
                <c:v>18823800</c:v>
              </c:pt>
              <c:pt idx="171">
                <c:v>18907500</c:v>
              </c:pt>
              <c:pt idx="172">
                <c:v>18991400</c:v>
              </c:pt>
              <c:pt idx="173">
                <c:v>19075000</c:v>
              </c:pt>
              <c:pt idx="174">
                <c:v>19157900</c:v>
              </c:pt>
              <c:pt idx="175">
                <c:v>19240500</c:v>
              </c:pt>
              <c:pt idx="176">
                <c:v>19322900</c:v>
              </c:pt>
              <c:pt idx="177">
                <c:v>19404900</c:v>
              </c:pt>
              <c:pt idx="178">
                <c:v>19486100</c:v>
              </c:pt>
              <c:pt idx="179">
                <c:v>19566800</c:v>
              </c:pt>
              <c:pt idx="180">
                <c:v>19647900</c:v>
              </c:pt>
              <c:pt idx="181">
                <c:v>19729800</c:v>
              </c:pt>
              <c:pt idx="182">
                <c:v>19812300</c:v>
              </c:pt>
              <c:pt idx="183">
                <c:v>19894800</c:v>
              </c:pt>
              <c:pt idx="184">
                <c:v>19976400</c:v>
              </c:pt>
              <c:pt idx="185">
                <c:v>20057100</c:v>
              </c:pt>
              <c:pt idx="186">
                <c:v>20136900</c:v>
              </c:pt>
              <c:pt idx="187">
                <c:v>20215800</c:v>
              </c:pt>
              <c:pt idx="188">
                <c:v>19995200</c:v>
              </c:pt>
              <c:pt idx="189">
                <c:v>19713300</c:v>
              </c:pt>
              <c:pt idx="190">
                <c:v>19389700</c:v>
              </c:pt>
              <c:pt idx="191">
                <c:v>19465100</c:v>
              </c:pt>
              <c:pt idx="192">
                <c:v>19507500</c:v>
              </c:pt>
              <c:pt idx="193">
                <c:v>19578400</c:v>
              </c:pt>
              <c:pt idx="194">
                <c:v>19644300</c:v>
              </c:pt>
              <c:pt idx="195">
                <c:v>19660900</c:v>
              </c:pt>
              <c:pt idx="196">
                <c:v>19718900</c:v>
              </c:pt>
              <c:pt idx="197">
                <c:v>19710500</c:v>
              </c:pt>
              <c:pt idx="198">
                <c:v>19579700</c:v>
              </c:pt>
              <c:pt idx="199">
                <c:v>19334400</c:v>
              </c:pt>
              <c:pt idx="200">
                <c:v>18993000</c:v>
              </c:pt>
              <c:pt idx="201">
                <c:v>18558000</c:v>
              </c:pt>
              <c:pt idx="202">
                <c:v>18023200</c:v>
              </c:pt>
              <c:pt idx="203">
                <c:v>18031700</c:v>
              </c:pt>
              <c:pt idx="204">
                <c:v>18023000</c:v>
              </c:pt>
              <c:pt idx="205">
                <c:v>17999000</c:v>
              </c:pt>
              <c:pt idx="206">
                <c:v>17961000</c:v>
              </c:pt>
              <c:pt idx="207">
                <c:v>17909800</c:v>
              </c:pt>
              <c:pt idx="208">
                <c:v>17845700</c:v>
              </c:pt>
              <c:pt idx="209">
                <c:v>17769100</c:v>
              </c:pt>
              <c:pt idx="210">
                <c:v>17679500</c:v>
              </c:pt>
              <c:pt idx="211">
                <c:v>17577400</c:v>
              </c:pt>
              <c:pt idx="212">
                <c:v>17462200</c:v>
              </c:pt>
              <c:pt idx="213">
                <c:v>17334000</c:v>
              </c:pt>
              <c:pt idx="214">
                <c:v>17192000</c:v>
              </c:pt>
              <c:pt idx="215">
                <c:v>17036600</c:v>
              </c:pt>
              <c:pt idx="216">
                <c:v>16866000</c:v>
              </c:pt>
              <c:pt idx="217">
                <c:v>16678800</c:v>
              </c:pt>
              <c:pt idx="218">
                <c:v>16473600</c:v>
              </c:pt>
              <c:pt idx="219">
                <c:v>16248600</c:v>
              </c:pt>
              <c:pt idx="220">
                <c:v>16001800</c:v>
              </c:pt>
              <c:pt idx="221">
                <c:v>15730300</c:v>
              </c:pt>
              <c:pt idx="222">
                <c:v>15430500</c:v>
              </c:pt>
              <c:pt idx="223">
                <c:v>15097200</c:v>
              </c:pt>
              <c:pt idx="224">
                <c:v>14722800</c:v>
              </c:pt>
              <c:pt idx="225">
                <c:v>14294500</c:v>
              </c:pt>
              <c:pt idx="226">
                <c:v>13786500</c:v>
              </c:pt>
              <c:pt idx="227">
                <c:v>4480340</c:v>
              </c:pt>
              <c:pt idx="228">
                <c:v>3850040</c:v>
              </c:pt>
              <c:pt idx="229">
                <c:v>3852270</c:v>
              </c:pt>
              <c:pt idx="230">
                <c:v>3855170</c:v>
              </c:pt>
              <c:pt idx="231">
                <c:v>3858680</c:v>
              </c:pt>
              <c:pt idx="232">
                <c:v>3862680</c:v>
              </c:pt>
              <c:pt idx="233">
                <c:v>3867080</c:v>
              </c:pt>
              <c:pt idx="234">
                <c:v>3871900</c:v>
              </c:pt>
              <c:pt idx="235">
                <c:v>3877130</c:v>
              </c:pt>
              <c:pt idx="236">
                <c:v>3882440</c:v>
              </c:pt>
              <c:pt idx="237">
                <c:v>3887770</c:v>
              </c:pt>
              <c:pt idx="238">
                <c:v>3893150</c:v>
              </c:pt>
              <c:pt idx="239">
                <c:v>3898470</c:v>
              </c:pt>
              <c:pt idx="240">
                <c:v>3903480</c:v>
              </c:pt>
              <c:pt idx="241">
                <c:v>3908290</c:v>
              </c:pt>
              <c:pt idx="242">
                <c:v>3912840</c:v>
              </c:pt>
              <c:pt idx="243">
                <c:v>3916920</c:v>
              </c:pt>
              <c:pt idx="244">
                <c:v>3920380</c:v>
              </c:pt>
              <c:pt idx="245">
                <c:v>3923020</c:v>
              </c:pt>
              <c:pt idx="246">
                <c:v>3924510</c:v>
              </c:pt>
              <c:pt idx="247">
                <c:v>3924520</c:v>
              </c:pt>
              <c:pt idx="248">
                <c:v>3922530</c:v>
              </c:pt>
              <c:pt idx="249">
                <c:v>3918520</c:v>
              </c:pt>
              <c:pt idx="250">
                <c:v>3912870</c:v>
              </c:pt>
            </c:numLit>
          </c:yVal>
          <c:smooth val="1"/>
          <c:extLst>
            <c:ext xmlns:c16="http://schemas.microsoft.com/office/drawing/2014/chart" uri="{C3380CC4-5D6E-409C-BE32-E72D297353CC}">
              <c16:uniqueId val="{00000000-675D-4B2C-826D-1B778C9634C1}"/>
            </c:ext>
          </c:extLst>
        </c:ser>
        <c:ser>
          <c:idx val="1"/>
          <c:order val="1"/>
          <c:tx>
            <c:v>Even Space</c:v>
          </c:tx>
          <c:spPr>
            <a:ln w="3175">
              <a:noFill/>
            </a:ln>
          </c:spPr>
          <c:marker>
            <c:symbol val="circle"/>
            <c:size val="2"/>
            <c:spPr>
              <a:solidFill>
                <a:srgbClr val="4F81BD"/>
              </a:solidFill>
              <a:ln w="3175">
                <a:solidFill>
                  <a:srgbClr val="4F81BD"/>
                </a:solidFill>
                <a:prstDash val="solid"/>
              </a:ln>
            </c:spPr>
          </c:marker>
          <c:xVal>
            <c:numLit>
              <c:formatCode>General</c:formatCode>
              <c:ptCount val="251"/>
              <c:pt idx="0">
                <c:v>0</c:v>
              </c:pt>
              <c:pt idx="1">
                <c:v>4.0000000000000001E-3</c:v>
              </c:pt>
              <c:pt idx="2">
                <c:v>8.0000000000000002E-3</c:v>
              </c:pt>
              <c:pt idx="3">
                <c:v>1.2E-2</c:v>
              </c:pt>
              <c:pt idx="4">
                <c:v>1.6E-2</c:v>
              </c:pt>
              <c:pt idx="5">
                <c:v>0.02</c:v>
              </c:pt>
              <c:pt idx="6">
                <c:v>2.4E-2</c:v>
              </c:pt>
              <c:pt idx="7">
                <c:v>2.8000000000000001E-2</c:v>
              </c:pt>
              <c:pt idx="8">
                <c:v>3.2000000000000001E-2</c:v>
              </c:pt>
              <c:pt idx="9">
                <c:v>3.5999999999999997E-2</c:v>
              </c:pt>
              <c:pt idx="10">
                <c:v>0.04</c:v>
              </c:pt>
              <c:pt idx="11">
                <c:v>4.3999999999999997E-2</c:v>
              </c:pt>
              <c:pt idx="12">
                <c:v>4.8000000000000001E-2</c:v>
              </c:pt>
              <c:pt idx="13">
                <c:v>5.1999999999999998E-2</c:v>
              </c:pt>
              <c:pt idx="14">
                <c:v>5.6000000000000001E-2</c:v>
              </c:pt>
              <c:pt idx="15">
                <c:v>0.06</c:v>
              </c:pt>
              <c:pt idx="16">
                <c:v>6.4000000000000001E-2</c:v>
              </c:pt>
              <c:pt idx="17">
                <c:v>6.8000000000000005E-2</c:v>
              </c:pt>
              <c:pt idx="18">
                <c:v>7.1999999999999995E-2</c:v>
              </c:pt>
              <c:pt idx="19">
                <c:v>7.5999999999999998E-2</c:v>
              </c:pt>
              <c:pt idx="20">
                <c:v>0.08</c:v>
              </c:pt>
              <c:pt idx="21">
                <c:v>8.4000000000000005E-2</c:v>
              </c:pt>
              <c:pt idx="22">
                <c:v>8.7999999999999995E-2</c:v>
              </c:pt>
              <c:pt idx="23">
                <c:v>9.1999999999999998E-2</c:v>
              </c:pt>
              <c:pt idx="24">
                <c:v>9.6000000000000002E-2</c:v>
              </c:pt>
              <c:pt idx="25">
                <c:v>0.1</c:v>
              </c:pt>
              <c:pt idx="26">
                <c:v>0.104</c:v>
              </c:pt>
              <c:pt idx="27">
                <c:v>0.108</c:v>
              </c:pt>
              <c:pt idx="28">
                <c:v>0.112</c:v>
              </c:pt>
              <c:pt idx="29">
                <c:v>0.11600000000000001</c:v>
              </c:pt>
              <c:pt idx="30">
                <c:v>0.12</c:v>
              </c:pt>
              <c:pt idx="31">
                <c:v>0.124</c:v>
              </c:pt>
              <c:pt idx="32">
                <c:v>0.128</c:v>
              </c:pt>
              <c:pt idx="33">
                <c:v>0.13200000000000001</c:v>
              </c:pt>
              <c:pt idx="34">
                <c:v>0.13600000000000001</c:v>
              </c:pt>
              <c:pt idx="35">
                <c:v>0.14000000000000001</c:v>
              </c:pt>
              <c:pt idx="36">
                <c:v>0.14399999999999999</c:v>
              </c:pt>
              <c:pt idx="37">
                <c:v>0.14799999999999999</c:v>
              </c:pt>
              <c:pt idx="38">
                <c:v>0.152</c:v>
              </c:pt>
              <c:pt idx="39">
                <c:v>0.156</c:v>
              </c:pt>
              <c:pt idx="40">
                <c:v>0.16</c:v>
              </c:pt>
              <c:pt idx="41">
                <c:v>0.16400000000000001</c:v>
              </c:pt>
              <c:pt idx="42">
                <c:v>0.16800000000000001</c:v>
              </c:pt>
              <c:pt idx="43">
                <c:v>0.17199999999999999</c:v>
              </c:pt>
              <c:pt idx="44">
                <c:v>0.17599999999999999</c:v>
              </c:pt>
              <c:pt idx="45">
                <c:v>0.18</c:v>
              </c:pt>
              <c:pt idx="46">
                <c:v>0.184</c:v>
              </c:pt>
              <c:pt idx="47">
                <c:v>0.188</c:v>
              </c:pt>
              <c:pt idx="48">
                <c:v>0.192</c:v>
              </c:pt>
              <c:pt idx="49">
                <c:v>0.19600000000000001</c:v>
              </c:pt>
              <c:pt idx="50">
                <c:v>0.2</c:v>
              </c:pt>
              <c:pt idx="51">
                <c:v>0.20399999999999999</c:v>
              </c:pt>
              <c:pt idx="52">
                <c:v>0.20799999999999999</c:v>
              </c:pt>
              <c:pt idx="53">
                <c:v>0.21199999999999999</c:v>
              </c:pt>
              <c:pt idx="54">
                <c:v>0.216</c:v>
              </c:pt>
              <c:pt idx="55">
                <c:v>0.22</c:v>
              </c:pt>
              <c:pt idx="56">
                <c:v>0.224</c:v>
              </c:pt>
              <c:pt idx="57">
                <c:v>0.22800000000000001</c:v>
              </c:pt>
              <c:pt idx="58">
                <c:v>0.23200000000000001</c:v>
              </c:pt>
              <c:pt idx="59">
                <c:v>0.23599999999999999</c:v>
              </c:pt>
              <c:pt idx="60">
                <c:v>0.24</c:v>
              </c:pt>
              <c:pt idx="61">
                <c:v>0.24399999999999999</c:v>
              </c:pt>
              <c:pt idx="62">
                <c:v>0.248</c:v>
              </c:pt>
              <c:pt idx="63">
                <c:v>0.252</c:v>
              </c:pt>
              <c:pt idx="64">
                <c:v>0.25600000000000001</c:v>
              </c:pt>
              <c:pt idx="65">
                <c:v>0.26</c:v>
              </c:pt>
              <c:pt idx="66">
                <c:v>0.26400000000000001</c:v>
              </c:pt>
              <c:pt idx="67">
                <c:v>0.26800000000000002</c:v>
              </c:pt>
              <c:pt idx="68">
                <c:v>0.27200000000000002</c:v>
              </c:pt>
              <c:pt idx="69">
                <c:v>0.27600000000000002</c:v>
              </c:pt>
              <c:pt idx="70">
                <c:v>0.28000000000000003</c:v>
              </c:pt>
              <c:pt idx="71">
                <c:v>0.28399999999999997</c:v>
              </c:pt>
              <c:pt idx="72">
                <c:v>0.28799999999999998</c:v>
              </c:pt>
              <c:pt idx="73">
                <c:v>0.29199999999999998</c:v>
              </c:pt>
              <c:pt idx="74">
                <c:v>0.29599999999999999</c:v>
              </c:pt>
              <c:pt idx="75">
                <c:v>0.3</c:v>
              </c:pt>
              <c:pt idx="76">
                <c:v>0.30399999999999999</c:v>
              </c:pt>
              <c:pt idx="77">
                <c:v>0.308</c:v>
              </c:pt>
              <c:pt idx="78">
                <c:v>0.312</c:v>
              </c:pt>
              <c:pt idx="79">
                <c:v>0.316</c:v>
              </c:pt>
              <c:pt idx="80">
                <c:v>0.32</c:v>
              </c:pt>
              <c:pt idx="81">
                <c:v>0.32400000000000001</c:v>
              </c:pt>
              <c:pt idx="82">
                <c:v>0.32800000000000001</c:v>
              </c:pt>
              <c:pt idx="83">
                <c:v>0.33200000000000002</c:v>
              </c:pt>
              <c:pt idx="84">
                <c:v>0.33600000000000002</c:v>
              </c:pt>
              <c:pt idx="85">
                <c:v>0.34</c:v>
              </c:pt>
              <c:pt idx="86">
                <c:v>0.34399999999999997</c:v>
              </c:pt>
              <c:pt idx="87">
                <c:v>0.34799999999999998</c:v>
              </c:pt>
              <c:pt idx="88">
                <c:v>0.35199999999999998</c:v>
              </c:pt>
              <c:pt idx="89">
                <c:v>0.35599999999999998</c:v>
              </c:pt>
              <c:pt idx="90">
                <c:v>0.36</c:v>
              </c:pt>
              <c:pt idx="91">
                <c:v>0.36399999999999999</c:v>
              </c:pt>
              <c:pt idx="92">
                <c:v>0.36799999999999999</c:v>
              </c:pt>
              <c:pt idx="93">
                <c:v>0.372</c:v>
              </c:pt>
              <c:pt idx="94">
                <c:v>0.376</c:v>
              </c:pt>
              <c:pt idx="95">
                <c:v>0.38</c:v>
              </c:pt>
              <c:pt idx="96">
                <c:v>0.38400000000000001</c:v>
              </c:pt>
              <c:pt idx="97">
                <c:v>0.38800000000000001</c:v>
              </c:pt>
              <c:pt idx="98">
                <c:v>0.39200000000000002</c:v>
              </c:pt>
              <c:pt idx="99">
                <c:v>0.39600000000000002</c:v>
              </c:pt>
              <c:pt idx="100">
                <c:v>0.4</c:v>
              </c:pt>
              <c:pt idx="101">
                <c:v>0.40400000000000003</c:v>
              </c:pt>
              <c:pt idx="102">
                <c:v>0.40799999999999997</c:v>
              </c:pt>
              <c:pt idx="103">
                <c:v>0.41199999999999998</c:v>
              </c:pt>
              <c:pt idx="104">
                <c:v>0.41599999999999998</c:v>
              </c:pt>
              <c:pt idx="105">
                <c:v>0.42</c:v>
              </c:pt>
              <c:pt idx="106">
                <c:v>0.42399999999999999</c:v>
              </c:pt>
              <c:pt idx="107">
                <c:v>0.42799999999999999</c:v>
              </c:pt>
              <c:pt idx="108">
                <c:v>0.432</c:v>
              </c:pt>
              <c:pt idx="109">
                <c:v>0.436</c:v>
              </c:pt>
              <c:pt idx="110">
                <c:v>0.44</c:v>
              </c:pt>
              <c:pt idx="111">
                <c:v>0.44400000000000001</c:v>
              </c:pt>
              <c:pt idx="112">
                <c:v>0.44800000000000001</c:v>
              </c:pt>
              <c:pt idx="113">
                <c:v>0.45200000000000001</c:v>
              </c:pt>
              <c:pt idx="114">
                <c:v>0.45600000000000002</c:v>
              </c:pt>
              <c:pt idx="115">
                <c:v>0.46</c:v>
              </c:pt>
              <c:pt idx="116">
                <c:v>0.46400000000000002</c:v>
              </c:pt>
              <c:pt idx="117">
                <c:v>0.46800000000000003</c:v>
              </c:pt>
              <c:pt idx="118">
                <c:v>0.47199999999999998</c:v>
              </c:pt>
              <c:pt idx="119">
                <c:v>0.47599999999999998</c:v>
              </c:pt>
              <c:pt idx="120">
                <c:v>0.48</c:v>
              </c:pt>
              <c:pt idx="121">
                <c:v>0.48399999999999999</c:v>
              </c:pt>
              <c:pt idx="122">
                <c:v>0.48799999999999999</c:v>
              </c:pt>
              <c:pt idx="123">
                <c:v>0.49199999999999999</c:v>
              </c:pt>
              <c:pt idx="124">
                <c:v>0.496</c:v>
              </c:pt>
              <c:pt idx="125">
                <c:v>0.5</c:v>
              </c:pt>
              <c:pt idx="126">
                <c:v>0.504</c:v>
              </c:pt>
              <c:pt idx="127">
                <c:v>0.50800000000000001</c:v>
              </c:pt>
              <c:pt idx="128">
                <c:v>0.51200000000000001</c:v>
              </c:pt>
              <c:pt idx="129">
                <c:v>0.51600000000000001</c:v>
              </c:pt>
              <c:pt idx="130">
                <c:v>0.52</c:v>
              </c:pt>
              <c:pt idx="131">
                <c:v>0.52400000000000002</c:v>
              </c:pt>
              <c:pt idx="132">
                <c:v>0.52800000000000002</c:v>
              </c:pt>
              <c:pt idx="133">
                <c:v>0.53200000000000003</c:v>
              </c:pt>
              <c:pt idx="134">
                <c:v>0.53600000000000003</c:v>
              </c:pt>
              <c:pt idx="135">
                <c:v>0.54</c:v>
              </c:pt>
              <c:pt idx="136">
                <c:v>0.54400000000000004</c:v>
              </c:pt>
              <c:pt idx="137">
                <c:v>0.54800000000000004</c:v>
              </c:pt>
              <c:pt idx="138">
                <c:v>0.55200000000000005</c:v>
              </c:pt>
              <c:pt idx="139">
                <c:v>0.55600000000000005</c:v>
              </c:pt>
              <c:pt idx="140">
                <c:v>0.56000000000000005</c:v>
              </c:pt>
              <c:pt idx="141">
                <c:v>0.56399999999999995</c:v>
              </c:pt>
              <c:pt idx="142">
                <c:v>0.56799999999999995</c:v>
              </c:pt>
              <c:pt idx="143">
                <c:v>0.57199999999999995</c:v>
              </c:pt>
              <c:pt idx="144">
                <c:v>0.57599999999999996</c:v>
              </c:pt>
              <c:pt idx="145">
                <c:v>0.57999999999999996</c:v>
              </c:pt>
              <c:pt idx="146">
                <c:v>0.58399999999999996</c:v>
              </c:pt>
              <c:pt idx="147">
                <c:v>0.58799999999999997</c:v>
              </c:pt>
              <c:pt idx="148">
                <c:v>0.59199999999999997</c:v>
              </c:pt>
              <c:pt idx="149">
                <c:v>0.59599999999999997</c:v>
              </c:pt>
              <c:pt idx="150">
                <c:v>0.6</c:v>
              </c:pt>
              <c:pt idx="151">
                <c:v>0.60399999999999998</c:v>
              </c:pt>
              <c:pt idx="152">
                <c:v>0.60799999999999998</c:v>
              </c:pt>
              <c:pt idx="153">
                <c:v>0.61199999999999999</c:v>
              </c:pt>
              <c:pt idx="154">
                <c:v>0.61599999999999999</c:v>
              </c:pt>
              <c:pt idx="155">
                <c:v>0.62</c:v>
              </c:pt>
              <c:pt idx="156">
                <c:v>0.624</c:v>
              </c:pt>
              <c:pt idx="157">
                <c:v>0.628</c:v>
              </c:pt>
              <c:pt idx="158">
                <c:v>0.63200000000000001</c:v>
              </c:pt>
              <c:pt idx="159">
                <c:v>0.63600000000000001</c:v>
              </c:pt>
              <c:pt idx="160">
                <c:v>0.64</c:v>
              </c:pt>
              <c:pt idx="161">
                <c:v>0.64400000000000002</c:v>
              </c:pt>
              <c:pt idx="162">
                <c:v>0.64800000000000002</c:v>
              </c:pt>
              <c:pt idx="163">
                <c:v>0.65200000000000002</c:v>
              </c:pt>
              <c:pt idx="164">
                <c:v>0.65600000000000003</c:v>
              </c:pt>
              <c:pt idx="165">
                <c:v>0.66</c:v>
              </c:pt>
              <c:pt idx="166">
                <c:v>0.66400000000000003</c:v>
              </c:pt>
              <c:pt idx="167">
                <c:v>0.66800000000000004</c:v>
              </c:pt>
              <c:pt idx="168">
                <c:v>0.67200000000000004</c:v>
              </c:pt>
              <c:pt idx="169">
                <c:v>0.67600000000000005</c:v>
              </c:pt>
              <c:pt idx="170">
                <c:v>0.68</c:v>
              </c:pt>
              <c:pt idx="171">
                <c:v>0.68400000000000005</c:v>
              </c:pt>
              <c:pt idx="172">
                <c:v>0.68799999999999994</c:v>
              </c:pt>
              <c:pt idx="173">
                <c:v>0.69199999999999995</c:v>
              </c:pt>
              <c:pt idx="174">
                <c:v>0.69599999999999995</c:v>
              </c:pt>
              <c:pt idx="175">
                <c:v>0.7</c:v>
              </c:pt>
              <c:pt idx="176">
                <c:v>0.70399999999999996</c:v>
              </c:pt>
              <c:pt idx="177">
                <c:v>0.70799999999999996</c:v>
              </c:pt>
              <c:pt idx="178">
                <c:v>0.71199999999999997</c:v>
              </c:pt>
              <c:pt idx="179">
                <c:v>0.71599999999999997</c:v>
              </c:pt>
              <c:pt idx="180">
                <c:v>0.72</c:v>
              </c:pt>
              <c:pt idx="181">
                <c:v>0.72399999999999998</c:v>
              </c:pt>
              <c:pt idx="182">
                <c:v>0.72799999999999998</c:v>
              </c:pt>
              <c:pt idx="183">
                <c:v>0.73199999999999998</c:v>
              </c:pt>
              <c:pt idx="184">
                <c:v>0.73599999999999999</c:v>
              </c:pt>
              <c:pt idx="185">
                <c:v>0.74</c:v>
              </c:pt>
              <c:pt idx="186">
                <c:v>0.74399999999999999</c:v>
              </c:pt>
              <c:pt idx="187">
                <c:v>0.748</c:v>
              </c:pt>
              <c:pt idx="188">
                <c:v>0.752</c:v>
              </c:pt>
              <c:pt idx="189">
                <c:v>0.75600000000000001</c:v>
              </c:pt>
              <c:pt idx="190">
                <c:v>0.76</c:v>
              </c:pt>
              <c:pt idx="191">
                <c:v>0.76400000000000001</c:v>
              </c:pt>
              <c:pt idx="192">
                <c:v>0.76800000000000002</c:v>
              </c:pt>
              <c:pt idx="193">
                <c:v>0.77200000000000002</c:v>
              </c:pt>
              <c:pt idx="194">
                <c:v>0.77600000000000002</c:v>
              </c:pt>
              <c:pt idx="195">
                <c:v>0.78</c:v>
              </c:pt>
              <c:pt idx="196">
                <c:v>0.78400000000000003</c:v>
              </c:pt>
              <c:pt idx="197">
                <c:v>0.78800000000000003</c:v>
              </c:pt>
              <c:pt idx="198">
                <c:v>0.79200000000000004</c:v>
              </c:pt>
              <c:pt idx="199">
                <c:v>0.79600000000000004</c:v>
              </c:pt>
              <c:pt idx="200">
                <c:v>0.8</c:v>
              </c:pt>
              <c:pt idx="201">
                <c:v>0.80400000000000005</c:v>
              </c:pt>
              <c:pt idx="202">
                <c:v>0.80800000000000005</c:v>
              </c:pt>
              <c:pt idx="203">
                <c:v>0.81200000000000006</c:v>
              </c:pt>
              <c:pt idx="204">
                <c:v>0.81599999999999995</c:v>
              </c:pt>
              <c:pt idx="205">
                <c:v>0.82</c:v>
              </c:pt>
              <c:pt idx="206">
                <c:v>0.82399999999999995</c:v>
              </c:pt>
              <c:pt idx="207">
                <c:v>0.82799999999999996</c:v>
              </c:pt>
              <c:pt idx="208">
                <c:v>0.83199999999999996</c:v>
              </c:pt>
              <c:pt idx="209">
                <c:v>0.83599999999999997</c:v>
              </c:pt>
              <c:pt idx="210">
                <c:v>0.84</c:v>
              </c:pt>
              <c:pt idx="211">
                <c:v>0.84399999999999997</c:v>
              </c:pt>
              <c:pt idx="212">
                <c:v>0.84799999999999998</c:v>
              </c:pt>
              <c:pt idx="213">
                <c:v>0.85199999999999998</c:v>
              </c:pt>
              <c:pt idx="214">
                <c:v>0.85599999999999998</c:v>
              </c:pt>
              <c:pt idx="215">
                <c:v>0.86</c:v>
              </c:pt>
              <c:pt idx="216">
                <c:v>0.86399999999999999</c:v>
              </c:pt>
              <c:pt idx="217">
                <c:v>0.86799999999999999</c:v>
              </c:pt>
              <c:pt idx="218">
                <c:v>0.872</c:v>
              </c:pt>
              <c:pt idx="219">
                <c:v>0.876</c:v>
              </c:pt>
              <c:pt idx="220">
                <c:v>0.88</c:v>
              </c:pt>
              <c:pt idx="221">
                <c:v>0.88400000000000001</c:v>
              </c:pt>
              <c:pt idx="222">
                <c:v>0.88800000000000001</c:v>
              </c:pt>
              <c:pt idx="223">
                <c:v>0.89200000000000002</c:v>
              </c:pt>
              <c:pt idx="224">
                <c:v>0.89600000000000002</c:v>
              </c:pt>
              <c:pt idx="225">
                <c:v>0.9</c:v>
              </c:pt>
              <c:pt idx="226">
                <c:v>0.90400000000000003</c:v>
              </c:pt>
              <c:pt idx="227">
                <c:v>0.90800000000000003</c:v>
              </c:pt>
              <c:pt idx="228">
                <c:v>0.91200000000000003</c:v>
              </c:pt>
              <c:pt idx="229">
                <c:v>0.91600000000000004</c:v>
              </c:pt>
              <c:pt idx="230">
                <c:v>0.92</c:v>
              </c:pt>
              <c:pt idx="231">
                <c:v>0.92400000000000004</c:v>
              </c:pt>
              <c:pt idx="232">
                <c:v>0.92800000000000005</c:v>
              </c:pt>
              <c:pt idx="233">
                <c:v>0.93200000000000005</c:v>
              </c:pt>
              <c:pt idx="234">
                <c:v>0.93600000000000005</c:v>
              </c:pt>
              <c:pt idx="235">
                <c:v>0.94</c:v>
              </c:pt>
              <c:pt idx="236">
                <c:v>0.94399999999999995</c:v>
              </c:pt>
              <c:pt idx="237">
                <c:v>0.94799999999999995</c:v>
              </c:pt>
              <c:pt idx="238">
                <c:v>0.95199999999999996</c:v>
              </c:pt>
              <c:pt idx="239">
                <c:v>0.95599999999999996</c:v>
              </c:pt>
              <c:pt idx="240">
                <c:v>0.96</c:v>
              </c:pt>
              <c:pt idx="241">
                <c:v>0.96399999999999997</c:v>
              </c:pt>
              <c:pt idx="242">
                <c:v>0.96799999999999997</c:v>
              </c:pt>
              <c:pt idx="243">
                <c:v>0.97199999999999998</c:v>
              </c:pt>
              <c:pt idx="244">
                <c:v>0.97599999999999998</c:v>
              </c:pt>
              <c:pt idx="245">
                <c:v>0.98</c:v>
              </c:pt>
              <c:pt idx="246">
                <c:v>0.98399999999999999</c:v>
              </c:pt>
              <c:pt idx="247">
                <c:v>0.98799999999999999</c:v>
              </c:pt>
              <c:pt idx="248">
                <c:v>0.99199999999999999</c:v>
              </c:pt>
              <c:pt idx="249">
                <c:v>0.996</c:v>
              </c:pt>
              <c:pt idx="250">
                <c:v>1</c:v>
              </c:pt>
            </c:numLit>
          </c:xVal>
          <c:yVal>
            <c:numLit>
              <c:formatCode>0.00E+00</c:formatCode>
              <c:ptCount val="251"/>
              <c:pt idx="0">
                <c:v>0</c:v>
              </c:pt>
              <c:pt idx="1">
                <c:v>768217</c:v>
              </c:pt>
              <c:pt idx="2">
                <c:v>1536430</c:v>
              </c:pt>
              <c:pt idx="3">
                <c:v>2304650</c:v>
              </c:pt>
              <c:pt idx="4">
                <c:v>3072870</c:v>
              </c:pt>
              <c:pt idx="5">
                <c:v>3841090</c:v>
              </c:pt>
              <c:pt idx="6">
                <c:v>4609300</c:v>
              </c:pt>
              <c:pt idx="7">
                <c:v>5377520</c:v>
              </c:pt>
              <c:pt idx="8">
                <c:v>6145740</c:v>
              </c:pt>
              <c:pt idx="9">
                <c:v>6913960</c:v>
              </c:pt>
              <c:pt idx="10">
                <c:v>7682170</c:v>
              </c:pt>
              <c:pt idx="11">
                <c:v>8450390</c:v>
              </c:pt>
              <c:pt idx="12">
                <c:v>9218610</c:v>
              </c:pt>
              <c:pt idx="13">
                <c:v>9986830</c:v>
              </c:pt>
              <c:pt idx="14">
                <c:v>10755000</c:v>
              </c:pt>
              <c:pt idx="15">
                <c:v>11523300</c:v>
              </c:pt>
              <c:pt idx="16">
                <c:v>12291500</c:v>
              </c:pt>
              <c:pt idx="17">
                <c:v>13059700</c:v>
              </c:pt>
              <c:pt idx="18">
                <c:v>13827900</c:v>
              </c:pt>
              <c:pt idx="19">
                <c:v>14596100</c:v>
              </c:pt>
              <c:pt idx="20">
                <c:v>15364300</c:v>
              </c:pt>
              <c:pt idx="21">
                <c:v>16132600</c:v>
              </c:pt>
              <c:pt idx="22">
                <c:v>16900800</c:v>
              </c:pt>
              <c:pt idx="23">
                <c:v>17669000</c:v>
              </c:pt>
              <c:pt idx="24">
                <c:v>18437200</c:v>
              </c:pt>
              <c:pt idx="25">
                <c:v>19205400</c:v>
              </c:pt>
              <c:pt idx="26">
                <c:v>19973700</c:v>
              </c:pt>
              <c:pt idx="27">
                <c:v>20741900</c:v>
              </c:pt>
              <c:pt idx="28">
                <c:v>21510100</c:v>
              </c:pt>
              <c:pt idx="29">
                <c:v>22278300</c:v>
              </c:pt>
              <c:pt idx="30">
                <c:v>23046500</c:v>
              </c:pt>
              <c:pt idx="31">
                <c:v>23814700</c:v>
              </c:pt>
              <c:pt idx="32">
                <c:v>24583000</c:v>
              </c:pt>
              <c:pt idx="33">
                <c:v>25351200</c:v>
              </c:pt>
              <c:pt idx="34">
                <c:v>26119400</c:v>
              </c:pt>
              <c:pt idx="35">
                <c:v>26887600</c:v>
              </c:pt>
              <c:pt idx="36">
                <c:v>27655800</c:v>
              </c:pt>
              <c:pt idx="37">
                <c:v>28424000</c:v>
              </c:pt>
              <c:pt idx="38">
                <c:v>29192200</c:v>
              </c:pt>
              <c:pt idx="39">
                <c:v>29960400</c:v>
              </c:pt>
              <c:pt idx="40">
                <c:v>30728600</c:v>
              </c:pt>
              <c:pt idx="41">
                <c:v>31496700</c:v>
              </c:pt>
              <c:pt idx="42">
                <c:v>32264800</c:v>
              </c:pt>
              <c:pt idx="43">
                <c:v>33032800</c:v>
              </c:pt>
              <c:pt idx="44">
                <c:v>33800700</c:v>
              </c:pt>
              <c:pt idx="45">
                <c:v>34568400</c:v>
              </c:pt>
              <c:pt idx="46">
                <c:v>35335900</c:v>
              </c:pt>
              <c:pt idx="47">
                <c:v>36103000</c:v>
              </c:pt>
              <c:pt idx="48">
                <c:v>36869800</c:v>
              </c:pt>
              <c:pt idx="49">
                <c:v>37410700</c:v>
              </c:pt>
              <c:pt idx="50">
                <c:v>37876100</c:v>
              </c:pt>
              <c:pt idx="51">
                <c:v>38236000</c:v>
              </c:pt>
              <c:pt idx="52">
                <c:v>38485300</c:v>
              </c:pt>
              <c:pt idx="53">
                <c:v>38652200</c:v>
              </c:pt>
              <c:pt idx="54">
                <c:v>39273400</c:v>
              </c:pt>
              <c:pt idx="55">
                <c:v>39549400</c:v>
              </c:pt>
              <c:pt idx="56">
                <c:v>39688200</c:v>
              </c:pt>
              <c:pt idx="57">
                <c:v>39745700</c:v>
              </c:pt>
              <c:pt idx="58">
                <c:v>39793000</c:v>
              </c:pt>
              <c:pt idx="59">
                <c:v>39879300</c:v>
              </c:pt>
              <c:pt idx="60">
                <c:v>40012500</c:v>
              </c:pt>
              <c:pt idx="61">
                <c:v>40113000</c:v>
              </c:pt>
              <c:pt idx="62">
                <c:v>40233600</c:v>
              </c:pt>
              <c:pt idx="63">
                <c:v>40297000</c:v>
              </c:pt>
              <c:pt idx="64">
                <c:v>40358100</c:v>
              </c:pt>
              <c:pt idx="65">
                <c:v>40898600</c:v>
              </c:pt>
              <c:pt idx="66">
                <c:v>41044100</c:v>
              </c:pt>
              <c:pt idx="67">
                <c:v>41003800</c:v>
              </c:pt>
              <c:pt idx="68">
                <c:v>40775500</c:v>
              </c:pt>
              <c:pt idx="69">
                <c:v>40357500</c:v>
              </c:pt>
              <c:pt idx="70">
                <c:v>39736100</c:v>
              </c:pt>
              <c:pt idx="71">
                <c:v>38570100</c:v>
              </c:pt>
              <c:pt idx="72">
                <c:v>36785400</c:v>
              </c:pt>
              <c:pt idx="73">
                <c:v>33987900</c:v>
              </c:pt>
              <c:pt idx="74">
                <c:v>31434000</c:v>
              </c:pt>
              <c:pt idx="75">
                <c:v>31612500</c:v>
              </c:pt>
              <c:pt idx="76">
                <c:v>30908300</c:v>
              </c:pt>
              <c:pt idx="77">
                <c:v>30904800</c:v>
              </c:pt>
              <c:pt idx="78">
                <c:v>22597700</c:v>
              </c:pt>
              <c:pt idx="79">
                <c:v>22699600</c:v>
              </c:pt>
              <c:pt idx="80">
                <c:v>22181800</c:v>
              </c:pt>
              <c:pt idx="81">
                <c:v>21367800</c:v>
              </c:pt>
              <c:pt idx="82">
                <c:v>20742200</c:v>
              </c:pt>
              <c:pt idx="83">
                <c:v>20922400</c:v>
              </c:pt>
              <c:pt idx="84">
                <c:v>21063000</c:v>
              </c:pt>
              <c:pt idx="85">
                <c:v>21162700</c:v>
              </c:pt>
              <c:pt idx="86">
                <c:v>21024900</c:v>
              </c:pt>
              <c:pt idx="87">
                <c:v>21109900</c:v>
              </c:pt>
              <c:pt idx="88">
                <c:v>20770900</c:v>
              </c:pt>
              <c:pt idx="89">
                <c:v>20849800</c:v>
              </c:pt>
              <c:pt idx="90">
                <c:v>20883900</c:v>
              </c:pt>
              <c:pt idx="91">
                <c:v>20895600</c:v>
              </c:pt>
              <c:pt idx="92">
                <c:v>20890500</c:v>
              </c:pt>
              <c:pt idx="93">
                <c:v>19578200</c:v>
              </c:pt>
              <c:pt idx="94">
                <c:v>18417700</c:v>
              </c:pt>
              <c:pt idx="95">
                <c:v>18537100</c:v>
              </c:pt>
              <c:pt idx="96">
                <c:v>18625500</c:v>
              </c:pt>
              <c:pt idx="97">
                <c:v>18688200</c:v>
              </c:pt>
              <c:pt idx="98">
                <c:v>18737500</c:v>
              </c:pt>
              <c:pt idx="99">
                <c:v>18779500</c:v>
              </c:pt>
              <c:pt idx="100">
                <c:v>18553800</c:v>
              </c:pt>
              <c:pt idx="101">
                <c:v>18633200</c:v>
              </c:pt>
              <c:pt idx="102">
                <c:v>18679700</c:v>
              </c:pt>
              <c:pt idx="103">
                <c:v>18711500</c:v>
              </c:pt>
              <c:pt idx="104">
                <c:v>18583700</c:v>
              </c:pt>
              <c:pt idx="105">
                <c:v>18650400</c:v>
              </c:pt>
              <c:pt idx="106">
                <c:v>18701800</c:v>
              </c:pt>
              <c:pt idx="107">
                <c:v>18497800</c:v>
              </c:pt>
              <c:pt idx="108">
                <c:v>18567400</c:v>
              </c:pt>
              <c:pt idx="109">
                <c:v>18611000</c:v>
              </c:pt>
              <c:pt idx="110">
                <c:v>18132500</c:v>
              </c:pt>
              <c:pt idx="111">
                <c:v>17591100</c:v>
              </c:pt>
              <c:pt idx="112">
                <c:v>17661000</c:v>
              </c:pt>
              <c:pt idx="113">
                <c:v>17709500</c:v>
              </c:pt>
              <c:pt idx="114">
                <c:v>17078800</c:v>
              </c:pt>
              <c:pt idx="115">
                <c:v>17181000</c:v>
              </c:pt>
              <c:pt idx="116">
                <c:v>17259700</c:v>
              </c:pt>
              <c:pt idx="117">
                <c:v>17148000</c:v>
              </c:pt>
              <c:pt idx="118">
                <c:v>17226500</c:v>
              </c:pt>
              <c:pt idx="119">
                <c:v>17288900</c:v>
              </c:pt>
              <c:pt idx="120">
                <c:v>17347900</c:v>
              </c:pt>
              <c:pt idx="121">
                <c:v>17405700</c:v>
              </c:pt>
              <c:pt idx="122">
                <c:v>17377900</c:v>
              </c:pt>
              <c:pt idx="123">
                <c:v>17456200</c:v>
              </c:pt>
              <c:pt idx="124">
                <c:v>17521600</c:v>
              </c:pt>
              <c:pt idx="125">
                <c:v>17581000</c:v>
              </c:pt>
              <c:pt idx="126">
                <c:v>17634300</c:v>
              </c:pt>
              <c:pt idx="127">
                <c:v>17587800</c:v>
              </c:pt>
              <c:pt idx="128">
                <c:v>17649000</c:v>
              </c:pt>
              <c:pt idx="129">
                <c:v>17699700</c:v>
              </c:pt>
              <c:pt idx="130">
                <c:v>17747300</c:v>
              </c:pt>
              <c:pt idx="131">
                <c:v>17792700</c:v>
              </c:pt>
              <c:pt idx="132">
                <c:v>17837000</c:v>
              </c:pt>
              <c:pt idx="133">
                <c:v>17879600</c:v>
              </c:pt>
              <c:pt idx="134">
                <c:v>17920300</c:v>
              </c:pt>
              <c:pt idx="135">
                <c:v>17777900</c:v>
              </c:pt>
              <c:pt idx="136">
                <c:v>17838200</c:v>
              </c:pt>
              <c:pt idx="137">
                <c:v>17892000</c:v>
              </c:pt>
              <c:pt idx="138">
                <c:v>17943300</c:v>
              </c:pt>
              <c:pt idx="139">
                <c:v>17916000</c:v>
              </c:pt>
              <c:pt idx="140">
                <c:v>17987900</c:v>
              </c:pt>
              <c:pt idx="141">
                <c:v>18054100</c:v>
              </c:pt>
              <c:pt idx="142">
                <c:v>18118700</c:v>
              </c:pt>
              <c:pt idx="143">
                <c:v>18182400</c:v>
              </c:pt>
              <c:pt idx="144">
                <c:v>18246400</c:v>
              </c:pt>
              <c:pt idx="145">
                <c:v>18310100</c:v>
              </c:pt>
              <c:pt idx="146">
                <c:v>18373200</c:v>
              </c:pt>
              <c:pt idx="147">
                <c:v>18372300</c:v>
              </c:pt>
              <c:pt idx="148">
                <c:v>18448400</c:v>
              </c:pt>
              <c:pt idx="149">
                <c:v>18518800</c:v>
              </c:pt>
              <c:pt idx="150">
                <c:v>18409000</c:v>
              </c:pt>
              <c:pt idx="151">
                <c:v>18288900</c:v>
              </c:pt>
              <c:pt idx="152">
                <c:v>18161600</c:v>
              </c:pt>
              <c:pt idx="153">
                <c:v>18251600</c:v>
              </c:pt>
              <c:pt idx="154">
                <c:v>18334800</c:v>
              </c:pt>
              <c:pt idx="155">
                <c:v>18406200</c:v>
              </c:pt>
              <c:pt idx="156">
                <c:v>18464400</c:v>
              </c:pt>
              <c:pt idx="157">
                <c:v>18510400</c:v>
              </c:pt>
              <c:pt idx="158">
                <c:v>18370400</c:v>
              </c:pt>
              <c:pt idx="159">
                <c:v>18408500</c:v>
              </c:pt>
              <c:pt idx="160">
                <c:v>18435200</c:v>
              </c:pt>
              <c:pt idx="161">
                <c:v>18453100</c:v>
              </c:pt>
              <c:pt idx="162">
                <c:v>18352700</c:v>
              </c:pt>
              <c:pt idx="163">
                <c:v>18073000</c:v>
              </c:pt>
              <c:pt idx="164">
                <c:v>17255100</c:v>
              </c:pt>
              <c:pt idx="165">
                <c:v>17332700</c:v>
              </c:pt>
              <c:pt idx="166">
                <c:v>17399200</c:v>
              </c:pt>
              <c:pt idx="167">
                <c:v>17456700</c:v>
              </c:pt>
              <c:pt idx="168">
                <c:v>17507600</c:v>
              </c:pt>
              <c:pt idx="169">
                <c:v>17551700</c:v>
              </c:pt>
              <c:pt idx="170">
                <c:v>17589400</c:v>
              </c:pt>
              <c:pt idx="171">
                <c:v>17621000</c:v>
              </c:pt>
              <c:pt idx="172">
                <c:v>17647200</c:v>
              </c:pt>
              <c:pt idx="173">
                <c:v>17669800</c:v>
              </c:pt>
              <c:pt idx="174">
                <c:v>17688300</c:v>
              </c:pt>
              <c:pt idx="175">
                <c:v>17703100</c:v>
              </c:pt>
              <c:pt idx="176">
                <c:v>17713900</c:v>
              </c:pt>
              <c:pt idx="177">
                <c:v>17720300</c:v>
              </c:pt>
              <c:pt idx="178">
                <c:v>17620300</c:v>
              </c:pt>
              <c:pt idx="179">
                <c:v>17630100</c:v>
              </c:pt>
              <c:pt idx="180">
                <c:v>17631000</c:v>
              </c:pt>
              <c:pt idx="181">
                <c:v>17624800</c:v>
              </c:pt>
              <c:pt idx="182">
                <c:v>17611500</c:v>
              </c:pt>
              <c:pt idx="183">
                <c:v>17590400</c:v>
              </c:pt>
              <c:pt idx="184">
                <c:v>17562300</c:v>
              </c:pt>
              <c:pt idx="185">
                <c:v>17526200</c:v>
              </c:pt>
              <c:pt idx="186">
                <c:v>17481100</c:v>
              </c:pt>
              <c:pt idx="187">
                <c:v>17268600</c:v>
              </c:pt>
              <c:pt idx="188">
                <c:v>16429400</c:v>
              </c:pt>
              <c:pt idx="189">
                <c:v>16346300</c:v>
              </c:pt>
              <c:pt idx="190">
                <c:v>4758300</c:v>
              </c:pt>
              <c:pt idx="191">
                <c:v>3419690</c:v>
              </c:pt>
              <c:pt idx="192">
                <c:v>3386690</c:v>
              </c:pt>
              <c:pt idx="193">
                <c:v>3356110</c:v>
              </c:pt>
              <c:pt idx="194">
                <c:v>3332490</c:v>
              </c:pt>
              <c:pt idx="195">
                <c:v>3312880</c:v>
              </c:pt>
              <c:pt idx="196">
                <c:v>3292860</c:v>
              </c:pt>
              <c:pt idx="197">
                <c:v>3270000</c:v>
              </c:pt>
              <c:pt idx="198">
                <c:v>3240400</c:v>
              </c:pt>
              <c:pt idx="199">
                <c:v>3205830</c:v>
              </c:pt>
              <c:pt idx="200">
                <c:v>3161500</c:v>
              </c:pt>
              <c:pt idx="201">
                <c:v>3096640</c:v>
              </c:pt>
              <c:pt idx="202">
                <c:v>2993790</c:v>
              </c:pt>
              <c:pt idx="203">
                <c:v>2482910</c:v>
              </c:pt>
              <c:pt idx="204">
                <c:v>2254630</c:v>
              </c:pt>
              <c:pt idx="205">
                <c:v>2261700</c:v>
              </c:pt>
              <c:pt idx="206">
                <c:v>2267650</c:v>
              </c:pt>
              <c:pt idx="207">
                <c:v>2272130</c:v>
              </c:pt>
              <c:pt idx="208">
                <c:v>2253740</c:v>
              </c:pt>
              <c:pt idx="209">
                <c:v>2255120</c:v>
              </c:pt>
              <c:pt idx="210">
                <c:v>2254110</c:v>
              </c:pt>
              <c:pt idx="211">
                <c:v>2250550</c:v>
              </c:pt>
              <c:pt idx="212">
                <c:v>2244390</c:v>
              </c:pt>
              <c:pt idx="213">
                <c:v>2236240</c:v>
              </c:pt>
              <c:pt idx="214">
                <c:v>2225300</c:v>
              </c:pt>
              <c:pt idx="215">
                <c:v>2138130</c:v>
              </c:pt>
              <c:pt idx="216">
                <c:v>2066410</c:v>
              </c:pt>
              <c:pt idx="217">
                <c:v>2002270</c:v>
              </c:pt>
              <c:pt idx="218">
                <c:v>1944610</c:v>
              </c:pt>
              <c:pt idx="219">
                <c:v>1950650</c:v>
              </c:pt>
              <c:pt idx="220">
                <c:v>1954790</c:v>
              </c:pt>
              <c:pt idx="221">
                <c:v>1955720</c:v>
              </c:pt>
              <c:pt idx="222">
                <c:v>1953710</c:v>
              </c:pt>
              <c:pt idx="223">
                <c:v>1949280</c:v>
              </c:pt>
              <c:pt idx="224">
                <c:v>1943050</c:v>
              </c:pt>
              <c:pt idx="225">
                <c:v>1935690</c:v>
              </c:pt>
              <c:pt idx="226">
                <c:v>1927730</c:v>
              </c:pt>
              <c:pt idx="227">
                <c:v>1919690</c:v>
              </c:pt>
              <c:pt idx="228">
                <c:v>1911090</c:v>
              </c:pt>
              <c:pt idx="229">
                <c:v>1901510</c:v>
              </c:pt>
              <c:pt idx="230">
                <c:v>1891000</c:v>
              </c:pt>
              <c:pt idx="231">
                <c:v>1879680</c:v>
              </c:pt>
              <c:pt idx="232">
                <c:v>1868270</c:v>
              </c:pt>
              <c:pt idx="233">
                <c:v>1857440</c:v>
              </c:pt>
              <c:pt idx="234">
                <c:v>1847340</c:v>
              </c:pt>
              <c:pt idx="235">
                <c:v>1838150</c:v>
              </c:pt>
              <c:pt idx="236">
                <c:v>1829200</c:v>
              </c:pt>
              <c:pt idx="237">
                <c:v>1819560</c:v>
              </c:pt>
              <c:pt idx="238">
                <c:v>1808750</c:v>
              </c:pt>
              <c:pt idx="239">
                <c:v>1796740</c:v>
              </c:pt>
              <c:pt idx="240">
                <c:v>1784150</c:v>
              </c:pt>
              <c:pt idx="241">
                <c:v>1772150</c:v>
              </c:pt>
              <c:pt idx="242">
                <c:v>1760840</c:v>
              </c:pt>
              <c:pt idx="243">
                <c:v>1749900</c:v>
              </c:pt>
              <c:pt idx="244">
                <c:v>1738940</c:v>
              </c:pt>
              <c:pt idx="245">
                <c:v>1727450</c:v>
              </c:pt>
              <c:pt idx="246">
                <c:v>1715580</c:v>
              </c:pt>
              <c:pt idx="247">
                <c:v>1704450</c:v>
              </c:pt>
              <c:pt idx="248">
                <c:v>1694250</c:v>
              </c:pt>
              <c:pt idx="249">
                <c:v>1685000</c:v>
              </c:pt>
              <c:pt idx="250">
                <c:v>1676490</c:v>
              </c:pt>
            </c:numLit>
          </c:yVal>
          <c:smooth val="1"/>
          <c:extLst>
            <c:ext xmlns:c16="http://schemas.microsoft.com/office/drawing/2014/chart" uri="{C3380CC4-5D6E-409C-BE32-E72D297353CC}">
              <c16:uniqueId val="{00000001-675D-4B2C-826D-1B778C9634C1}"/>
            </c:ext>
          </c:extLst>
        </c:ser>
        <c:ser>
          <c:idx val="2"/>
          <c:order val="2"/>
          <c:tx>
            <c:v>Seed 1</c:v>
          </c:tx>
          <c:spPr>
            <a:ln w="3175">
              <a:noFill/>
            </a:ln>
          </c:spPr>
          <c:marker>
            <c:symbol val="circle"/>
            <c:size val="2"/>
            <c:spPr>
              <a:solidFill>
                <a:srgbClr val="9BBB59"/>
              </a:solidFill>
              <a:ln w="3175">
                <a:solidFill>
                  <a:srgbClr val="9BBB59"/>
                </a:solidFill>
                <a:prstDash val="solid"/>
              </a:ln>
            </c:spPr>
          </c:marker>
          <c:xVal>
            <c:numLit>
              <c:formatCode>General</c:formatCode>
              <c:ptCount val="251"/>
              <c:pt idx="0">
                <c:v>0</c:v>
              </c:pt>
              <c:pt idx="1">
                <c:v>4.0000000000000001E-3</c:v>
              </c:pt>
              <c:pt idx="2">
                <c:v>8.0000000000000002E-3</c:v>
              </c:pt>
              <c:pt idx="3">
                <c:v>1.2E-2</c:v>
              </c:pt>
              <c:pt idx="4">
                <c:v>1.6E-2</c:v>
              </c:pt>
              <c:pt idx="5">
                <c:v>0.02</c:v>
              </c:pt>
              <c:pt idx="6">
                <c:v>2.4E-2</c:v>
              </c:pt>
              <c:pt idx="7">
                <c:v>2.8000000000000001E-2</c:v>
              </c:pt>
              <c:pt idx="8">
                <c:v>3.2000000000000001E-2</c:v>
              </c:pt>
              <c:pt idx="9">
                <c:v>3.5999999999999997E-2</c:v>
              </c:pt>
              <c:pt idx="10">
                <c:v>0.04</c:v>
              </c:pt>
              <c:pt idx="11">
                <c:v>4.3999999999999997E-2</c:v>
              </c:pt>
              <c:pt idx="12">
                <c:v>4.8000000000000001E-2</c:v>
              </c:pt>
              <c:pt idx="13">
                <c:v>5.1999999999999998E-2</c:v>
              </c:pt>
              <c:pt idx="14">
                <c:v>5.6000000000000001E-2</c:v>
              </c:pt>
              <c:pt idx="15">
                <c:v>0.06</c:v>
              </c:pt>
              <c:pt idx="16">
                <c:v>6.4000000000000001E-2</c:v>
              </c:pt>
              <c:pt idx="17">
                <c:v>6.8000000000000005E-2</c:v>
              </c:pt>
              <c:pt idx="18">
                <c:v>7.1999999999999995E-2</c:v>
              </c:pt>
              <c:pt idx="19">
                <c:v>7.5999999999999998E-2</c:v>
              </c:pt>
              <c:pt idx="20">
                <c:v>0.08</c:v>
              </c:pt>
              <c:pt idx="21">
                <c:v>8.4000000000000005E-2</c:v>
              </c:pt>
              <c:pt idx="22">
                <c:v>8.7999999999999995E-2</c:v>
              </c:pt>
              <c:pt idx="23">
                <c:v>9.1999999999999998E-2</c:v>
              </c:pt>
              <c:pt idx="24">
                <c:v>9.6000000000000002E-2</c:v>
              </c:pt>
              <c:pt idx="25">
                <c:v>0.1</c:v>
              </c:pt>
              <c:pt idx="26">
                <c:v>0.104</c:v>
              </c:pt>
              <c:pt idx="27">
                <c:v>0.108</c:v>
              </c:pt>
              <c:pt idx="28">
                <c:v>0.112</c:v>
              </c:pt>
              <c:pt idx="29">
                <c:v>0.11600000000000001</c:v>
              </c:pt>
              <c:pt idx="30">
                <c:v>0.12</c:v>
              </c:pt>
              <c:pt idx="31">
                <c:v>0.124</c:v>
              </c:pt>
              <c:pt idx="32">
                <c:v>0.128</c:v>
              </c:pt>
              <c:pt idx="33">
                <c:v>0.13200000000000001</c:v>
              </c:pt>
              <c:pt idx="34">
                <c:v>0.13600000000000001</c:v>
              </c:pt>
              <c:pt idx="35">
                <c:v>0.14000000000000001</c:v>
              </c:pt>
              <c:pt idx="36">
                <c:v>0.14399999999999999</c:v>
              </c:pt>
              <c:pt idx="37">
                <c:v>0.14799999999999999</c:v>
              </c:pt>
              <c:pt idx="38">
                <c:v>0.152</c:v>
              </c:pt>
              <c:pt idx="39">
                <c:v>0.156</c:v>
              </c:pt>
              <c:pt idx="40">
                <c:v>0.16</c:v>
              </c:pt>
              <c:pt idx="41">
                <c:v>0.16400000000000001</c:v>
              </c:pt>
              <c:pt idx="42">
                <c:v>0.16800000000000001</c:v>
              </c:pt>
              <c:pt idx="43">
                <c:v>0.17199999999999999</c:v>
              </c:pt>
              <c:pt idx="44">
                <c:v>0.17599999999999999</c:v>
              </c:pt>
              <c:pt idx="45">
                <c:v>0.18</c:v>
              </c:pt>
              <c:pt idx="46">
                <c:v>0.184</c:v>
              </c:pt>
              <c:pt idx="47">
                <c:v>0.188</c:v>
              </c:pt>
              <c:pt idx="48">
                <c:v>0.192</c:v>
              </c:pt>
              <c:pt idx="49">
                <c:v>0.19600000000000001</c:v>
              </c:pt>
              <c:pt idx="50">
                <c:v>0.2</c:v>
              </c:pt>
              <c:pt idx="51">
                <c:v>0.20399999999999999</c:v>
              </c:pt>
              <c:pt idx="52">
                <c:v>0.20799999999999999</c:v>
              </c:pt>
              <c:pt idx="53">
                <c:v>0.21199999999999999</c:v>
              </c:pt>
              <c:pt idx="54">
                <c:v>0.216</c:v>
              </c:pt>
              <c:pt idx="55">
                <c:v>0.22</c:v>
              </c:pt>
              <c:pt idx="56">
                <c:v>0.224</c:v>
              </c:pt>
              <c:pt idx="57">
                <c:v>0.22800000000000001</c:v>
              </c:pt>
              <c:pt idx="58">
                <c:v>0.23200000000000001</c:v>
              </c:pt>
              <c:pt idx="59">
                <c:v>0.23599999999999999</c:v>
              </c:pt>
              <c:pt idx="60">
                <c:v>0.24</c:v>
              </c:pt>
              <c:pt idx="61">
                <c:v>0.24399999999999999</c:v>
              </c:pt>
              <c:pt idx="62">
                <c:v>0.248</c:v>
              </c:pt>
              <c:pt idx="63">
                <c:v>0.252</c:v>
              </c:pt>
              <c:pt idx="64">
                <c:v>0.25600000000000001</c:v>
              </c:pt>
              <c:pt idx="65">
                <c:v>0.26</c:v>
              </c:pt>
              <c:pt idx="66">
                <c:v>0.26400000000000001</c:v>
              </c:pt>
              <c:pt idx="67">
                <c:v>0.26800000000000002</c:v>
              </c:pt>
              <c:pt idx="68">
                <c:v>0.27200000000000002</c:v>
              </c:pt>
              <c:pt idx="69">
                <c:v>0.27600000000000002</c:v>
              </c:pt>
              <c:pt idx="70">
                <c:v>0.28000000000000003</c:v>
              </c:pt>
              <c:pt idx="71">
                <c:v>0.28399999999999997</c:v>
              </c:pt>
              <c:pt idx="72">
                <c:v>0.28799999999999998</c:v>
              </c:pt>
              <c:pt idx="73">
                <c:v>0.29199999999999998</c:v>
              </c:pt>
              <c:pt idx="74">
                <c:v>0.29599999999999999</c:v>
              </c:pt>
              <c:pt idx="75">
                <c:v>0.3</c:v>
              </c:pt>
              <c:pt idx="76">
                <c:v>0.30399999999999999</c:v>
              </c:pt>
              <c:pt idx="77">
                <c:v>0.308</c:v>
              </c:pt>
              <c:pt idx="78">
                <c:v>0.312</c:v>
              </c:pt>
              <c:pt idx="79">
                <c:v>0.316</c:v>
              </c:pt>
              <c:pt idx="80">
                <c:v>0.32</c:v>
              </c:pt>
              <c:pt idx="81">
                <c:v>0.32400000000000001</c:v>
              </c:pt>
              <c:pt idx="82">
                <c:v>0.32800000000000001</c:v>
              </c:pt>
              <c:pt idx="83">
                <c:v>0.33200000000000002</c:v>
              </c:pt>
              <c:pt idx="84">
                <c:v>0.33600000000000002</c:v>
              </c:pt>
              <c:pt idx="85">
                <c:v>0.34</c:v>
              </c:pt>
              <c:pt idx="86">
                <c:v>0.34399999999999997</c:v>
              </c:pt>
              <c:pt idx="87">
                <c:v>0.34799999999999998</c:v>
              </c:pt>
              <c:pt idx="88">
                <c:v>0.35199999999999998</c:v>
              </c:pt>
              <c:pt idx="89">
                <c:v>0.35599999999999998</c:v>
              </c:pt>
              <c:pt idx="90">
                <c:v>0.36</c:v>
              </c:pt>
              <c:pt idx="91">
                <c:v>0.36399999999999999</c:v>
              </c:pt>
              <c:pt idx="92">
                <c:v>0.36799999999999999</c:v>
              </c:pt>
              <c:pt idx="93">
                <c:v>0.372</c:v>
              </c:pt>
              <c:pt idx="94">
                <c:v>0.376</c:v>
              </c:pt>
              <c:pt idx="95">
                <c:v>0.38</c:v>
              </c:pt>
              <c:pt idx="96">
                <c:v>0.38400000000000001</c:v>
              </c:pt>
              <c:pt idx="97">
                <c:v>0.38800000000000001</c:v>
              </c:pt>
              <c:pt idx="98">
                <c:v>0.39200000000000002</c:v>
              </c:pt>
              <c:pt idx="99">
                <c:v>0.39600000000000002</c:v>
              </c:pt>
              <c:pt idx="100">
                <c:v>0.4</c:v>
              </c:pt>
              <c:pt idx="101">
                <c:v>0.40400000000000003</c:v>
              </c:pt>
              <c:pt idx="102">
                <c:v>0.40799999999999997</c:v>
              </c:pt>
              <c:pt idx="103">
                <c:v>0.41199999999999998</c:v>
              </c:pt>
              <c:pt idx="104">
                <c:v>0.41599999999999998</c:v>
              </c:pt>
              <c:pt idx="105">
                <c:v>0.42</c:v>
              </c:pt>
              <c:pt idx="106">
                <c:v>0.42399999999999999</c:v>
              </c:pt>
              <c:pt idx="107">
                <c:v>0.42799999999999999</c:v>
              </c:pt>
              <c:pt idx="108">
                <c:v>0.432</c:v>
              </c:pt>
              <c:pt idx="109">
                <c:v>0.436</c:v>
              </c:pt>
              <c:pt idx="110">
                <c:v>0.44</c:v>
              </c:pt>
              <c:pt idx="111">
                <c:v>0.44400000000000001</c:v>
              </c:pt>
              <c:pt idx="112">
                <c:v>0.44800000000000001</c:v>
              </c:pt>
              <c:pt idx="113">
                <c:v>0.45200000000000001</c:v>
              </c:pt>
              <c:pt idx="114">
                <c:v>0.45600000000000002</c:v>
              </c:pt>
              <c:pt idx="115">
                <c:v>0.46</c:v>
              </c:pt>
              <c:pt idx="116">
                <c:v>0.46400000000000002</c:v>
              </c:pt>
              <c:pt idx="117">
                <c:v>0.46800000000000003</c:v>
              </c:pt>
              <c:pt idx="118">
                <c:v>0.47199999999999998</c:v>
              </c:pt>
              <c:pt idx="119">
                <c:v>0.47599999999999998</c:v>
              </c:pt>
              <c:pt idx="120">
                <c:v>0.48</c:v>
              </c:pt>
              <c:pt idx="121">
                <c:v>0.48399999999999999</c:v>
              </c:pt>
              <c:pt idx="122">
                <c:v>0.48799999999999999</c:v>
              </c:pt>
              <c:pt idx="123">
                <c:v>0.49199999999999999</c:v>
              </c:pt>
              <c:pt idx="124">
                <c:v>0.496</c:v>
              </c:pt>
              <c:pt idx="125">
                <c:v>0.5</c:v>
              </c:pt>
              <c:pt idx="126">
                <c:v>0.504</c:v>
              </c:pt>
              <c:pt idx="127">
                <c:v>0.50800000000000001</c:v>
              </c:pt>
              <c:pt idx="128">
                <c:v>0.51200000000000001</c:v>
              </c:pt>
              <c:pt idx="129">
                <c:v>0.51600000000000001</c:v>
              </c:pt>
              <c:pt idx="130">
                <c:v>0.52</c:v>
              </c:pt>
              <c:pt idx="131">
                <c:v>0.52400000000000002</c:v>
              </c:pt>
              <c:pt idx="132">
                <c:v>0.52800000000000002</c:v>
              </c:pt>
              <c:pt idx="133">
                <c:v>0.53200000000000003</c:v>
              </c:pt>
              <c:pt idx="134">
                <c:v>0.53600000000000003</c:v>
              </c:pt>
              <c:pt idx="135">
                <c:v>0.54</c:v>
              </c:pt>
              <c:pt idx="136">
                <c:v>0.54400000000000004</c:v>
              </c:pt>
              <c:pt idx="137">
                <c:v>0.54800000000000004</c:v>
              </c:pt>
              <c:pt idx="138">
                <c:v>0.55200000000000005</c:v>
              </c:pt>
              <c:pt idx="139">
                <c:v>0.55600000000000005</c:v>
              </c:pt>
              <c:pt idx="140">
                <c:v>0.56000000000000005</c:v>
              </c:pt>
              <c:pt idx="141">
                <c:v>0.56399999999999995</c:v>
              </c:pt>
              <c:pt idx="142">
                <c:v>0.56799999999999995</c:v>
              </c:pt>
              <c:pt idx="143">
                <c:v>0.57199999999999995</c:v>
              </c:pt>
              <c:pt idx="144">
                <c:v>0.57599999999999996</c:v>
              </c:pt>
              <c:pt idx="145">
                <c:v>0.57999999999999996</c:v>
              </c:pt>
              <c:pt idx="146">
                <c:v>0.58399999999999996</c:v>
              </c:pt>
              <c:pt idx="147">
                <c:v>0.58799999999999997</c:v>
              </c:pt>
              <c:pt idx="148">
                <c:v>0.59199999999999997</c:v>
              </c:pt>
              <c:pt idx="149">
                <c:v>0.59599999999999997</c:v>
              </c:pt>
              <c:pt idx="150">
                <c:v>0.6</c:v>
              </c:pt>
              <c:pt idx="151">
                <c:v>0.60399999999999998</c:v>
              </c:pt>
              <c:pt idx="152">
                <c:v>0.60799999999999998</c:v>
              </c:pt>
              <c:pt idx="153">
                <c:v>0.61199999999999999</c:v>
              </c:pt>
              <c:pt idx="154">
                <c:v>0.61599999999999999</c:v>
              </c:pt>
              <c:pt idx="155">
                <c:v>0.62</c:v>
              </c:pt>
              <c:pt idx="156">
                <c:v>0.624</c:v>
              </c:pt>
              <c:pt idx="157">
                <c:v>0.628</c:v>
              </c:pt>
              <c:pt idx="158">
                <c:v>0.63200000000000001</c:v>
              </c:pt>
              <c:pt idx="159">
                <c:v>0.63600000000000001</c:v>
              </c:pt>
              <c:pt idx="160">
                <c:v>0.64</c:v>
              </c:pt>
              <c:pt idx="161">
                <c:v>0.64400000000000002</c:v>
              </c:pt>
              <c:pt idx="162">
                <c:v>0.64800000000000002</c:v>
              </c:pt>
              <c:pt idx="163">
                <c:v>0.65200000000000002</c:v>
              </c:pt>
              <c:pt idx="164">
                <c:v>0.65600000000000003</c:v>
              </c:pt>
              <c:pt idx="165">
                <c:v>0.66</c:v>
              </c:pt>
              <c:pt idx="166">
                <c:v>0.66400000000000003</c:v>
              </c:pt>
              <c:pt idx="167">
                <c:v>0.66800000000000004</c:v>
              </c:pt>
              <c:pt idx="168">
                <c:v>0.67200000000000004</c:v>
              </c:pt>
              <c:pt idx="169">
                <c:v>0.67600000000000005</c:v>
              </c:pt>
              <c:pt idx="170">
                <c:v>0.68</c:v>
              </c:pt>
              <c:pt idx="171">
                <c:v>0.68400000000000005</c:v>
              </c:pt>
              <c:pt idx="172">
                <c:v>0.68799999999999994</c:v>
              </c:pt>
              <c:pt idx="173">
                <c:v>0.69199999999999995</c:v>
              </c:pt>
              <c:pt idx="174">
                <c:v>0.69599999999999995</c:v>
              </c:pt>
              <c:pt idx="175">
                <c:v>0.7</c:v>
              </c:pt>
              <c:pt idx="176">
                <c:v>0.70399999999999996</c:v>
              </c:pt>
              <c:pt idx="177">
                <c:v>0.70799999999999996</c:v>
              </c:pt>
              <c:pt idx="178">
                <c:v>0.71199999999999997</c:v>
              </c:pt>
              <c:pt idx="179">
                <c:v>0.71599999999999997</c:v>
              </c:pt>
              <c:pt idx="180">
                <c:v>0.72</c:v>
              </c:pt>
              <c:pt idx="181">
                <c:v>0.72399999999999998</c:v>
              </c:pt>
              <c:pt idx="182">
                <c:v>0.72799999999999998</c:v>
              </c:pt>
              <c:pt idx="183">
                <c:v>0.73199999999999998</c:v>
              </c:pt>
              <c:pt idx="184">
                <c:v>0.73599999999999999</c:v>
              </c:pt>
              <c:pt idx="185">
                <c:v>0.74</c:v>
              </c:pt>
              <c:pt idx="186">
                <c:v>0.74399999999999999</c:v>
              </c:pt>
              <c:pt idx="187">
                <c:v>0.748</c:v>
              </c:pt>
              <c:pt idx="188">
                <c:v>0.752</c:v>
              </c:pt>
              <c:pt idx="189">
                <c:v>0.75600000000000001</c:v>
              </c:pt>
              <c:pt idx="190">
                <c:v>0.76</c:v>
              </c:pt>
              <c:pt idx="191">
                <c:v>0.76400000000000001</c:v>
              </c:pt>
              <c:pt idx="192">
                <c:v>0.76800000000000002</c:v>
              </c:pt>
              <c:pt idx="193">
                <c:v>0.77200000000000002</c:v>
              </c:pt>
              <c:pt idx="194">
                <c:v>0.77600000000000002</c:v>
              </c:pt>
              <c:pt idx="195">
                <c:v>0.78</c:v>
              </c:pt>
              <c:pt idx="196">
                <c:v>0.78400000000000003</c:v>
              </c:pt>
              <c:pt idx="197">
                <c:v>0.78800000000000003</c:v>
              </c:pt>
              <c:pt idx="198">
                <c:v>0.79200000000000004</c:v>
              </c:pt>
              <c:pt idx="199">
                <c:v>0.79600000000000004</c:v>
              </c:pt>
              <c:pt idx="200">
                <c:v>0.8</c:v>
              </c:pt>
              <c:pt idx="201">
                <c:v>0.80400000000000005</c:v>
              </c:pt>
              <c:pt idx="202">
                <c:v>0.80800000000000005</c:v>
              </c:pt>
              <c:pt idx="203">
                <c:v>0.81200000000000006</c:v>
              </c:pt>
              <c:pt idx="204">
                <c:v>0.81599999999999995</c:v>
              </c:pt>
              <c:pt idx="205">
                <c:v>0.82</c:v>
              </c:pt>
              <c:pt idx="206">
                <c:v>0.82399999999999995</c:v>
              </c:pt>
              <c:pt idx="207">
                <c:v>0.82799999999999996</c:v>
              </c:pt>
              <c:pt idx="208">
                <c:v>0.83199999999999996</c:v>
              </c:pt>
              <c:pt idx="209">
                <c:v>0.83599999999999997</c:v>
              </c:pt>
              <c:pt idx="210">
                <c:v>0.84</c:v>
              </c:pt>
              <c:pt idx="211">
                <c:v>0.84399999999999997</c:v>
              </c:pt>
              <c:pt idx="212">
                <c:v>0.84799999999999998</c:v>
              </c:pt>
              <c:pt idx="213">
                <c:v>0.85199999999999998</c:v>
              </c:pt>
              <c:pt idx="214">
                <c:v>0.85599999999999998</c:v>
              </c:pt>
              <c:pt idx="215">
                <c:v>0.86</c:v>
              </c:pt>
              <c:pt idx="216">
                <c:v>0.86399999999999999</c:v>
              </c:pt>
              <c:pt idx="217">
                <c:v>0.86799999999999999</c:v>
              </c:pt>
              <c:pt idx="218">
                <c:v>0.872</c:v>
              </c:pt>
              <c:pt idx="219">
                <c:v>0.876</c:v>
              </c:pt>
              <c:pt idx="220">
                <c:v>0.88</c:v>
              </c:pt>
              <c:pt idx="221">
                <c:v>0.88400000000000001</c:v>
              </c:pt>
              <c:pt idx="222">
                <c:v>0.88800000000000001</c:v>
              </c:pt>
              <c:pt idx="223">
                <c:v>0.89200000000000002</c:v>
              </c:pt>
              <c:pt idx="224">
                <c:v>0.89600000000000002</c:v>
              </c:pt>
              <c:pt idx="225">
                <c:v>0.9</c:v>
              </c:pt>
              <c:pt idx="226">
                <c:v>0.90400000000000003</c:v>
              </c:pt>
              <c:pt idx="227">
                <c:v>0.90800000000000003</c:v>
              </c:pt>
              <c:pt idx="228">
                <c:v>0.91200000000000003</c:v>
              </c:pt>
              <c:pt idx="229">
                <c:v>0.91600000000000004</c:v>
              </c:pt>
              <c:pt idx="230">
                <c:v>0.92</c:v>
              </c:pt>
              <c:pt idx="231">
                <c:v>0.92400000000000004</c:v>
              </c:pt>
              <c:pt idx="232">
                <c:v>0.92800000000000005</c:v>
              </c:pt>
              <c:pt idx="233">
                <c:v>0.93200000000000005</c:v>
              </c:pt>
              <c:pt idx="234">
                <c:v>0.93600000000000005</c:v>
              </c:pt>
              <c:pt idx="235">
                <c:v>0.94</c:v>
              </c:pt>
              <c:pt idx="236">
                <c:v>0.94399999999999995</c:v>
              </c:pt>
              <c:pt idx="237">
                <c:v>0.94799999999999995</c:v>
              </c:pt>
              <c:pt idx="238">
                <c:v>0.95199999999999996</c:v>
              </c:pt>
              <c:pt idx="239">
                <c:v>0.95599999999999996</c:v>
              </c:pt>
              <c:pt idx="240">
                <c:v>0.96</c:v>
              </c:pt>
              <c:pt idx="241">
                <c:v>0.96399999999999997</c:v>
              </c:pt>
              <c:pt idx="242">
                <c:v>0.96799999999999997</c:v>
              </c:pt>
              <c:pt idx="243">
                <c:v>0.97199999999999998</c:v>
              </c:pt>
              <c:pt idx="244">
                <c:v>0.97599999999999998</c:v>
              </c:pt>
              <c:pt idx="245">
                <c:v>0.98</c:v>
              </c:pt>
              <c:pt idx="246">
                <c:v>0.98399999999999999</c:v>
              </c:pt>
              <c:pt idx="247">
                <c:v>0.98799999999999999</c:v>
              </c:pt>
              <c:pt idx="248">
                <c:v>0.99199999999999999</c:v>
              </c:pt>
              <c:pt idx="249">
                <c:v>0.996</c:v>
              </c:pt>
              <c:pt idx="250">
                <c:v>1</c:v>
              </c:pt>
            </c:numLit>
          </c:xVal>
          <c:yVal>
            <c:numLit>
              <c:formatCode>0.00E+00</c:formatCode>
              <c:ptCount val="251"/>
              <c:pt idx="0">
                <c:v>0</c:v>
              </c:pt>
              <c:pt idx="1">
                <c:v>768638</c:v>
              </c:pt>
              <c:pt idx="2">
                <c:v>1537280</c:v>
              </c:pt>
              <c:pt idx="3">
                <c:v>2305910</c:v>
              </c:pt>
              <c:pt idx="4">
                <c:v>3074550</c:v>
              </c:pt>
              <c:pt idx="5">
                <c:v>3843190</c:v>
              </c:pt>
              <c:pt idx="6">
                <c:v>4611830</c:v>
              </c:pt>
              <c:pt idx="7">
                <c:v>5380460</c:v>
              </c:pt>
              <c:pt idx="8">
                <c:v>6149100</c:v>
              </c:pt>
              <c:pt idx="9">
                <c:v>6917740</c:v>
              </c:pt>
              <c:pt idx="10">
                <c:v>7686380</c:v>
              </c:pt>
              <c:pt idx="11">
                <c:v>8455010</c:v>
              </c:pt>
              <c:pt idx="12">
                <c:v>9223650</c:v>
              </c:pt>
              <c:pt idx="13">
                <c:v>9992290</c:v>
              </c:pt>
              <c:pt idx="14">
                <c:v>10760900</c:v>
              </c:pt>
              <c:pt idx="15">
                <c:v>11529600</c:v>
              </c:pt>
              <c:pt idx="16">
                <c:v>12298200</c:v>
              </c:pt>
              <c:pt idx="17">
                <c:v>13066800</c:v>
              </c:pt>
              <c:pt idx="18">
                <c:v>13835500</c:v>
              </c:pt>
              <c:pt idx="19">
                <c:v>14604100</c:v>
              </c:pt>
              <c:pt idx="20">
                <c:v>15372800</c:v>
              </c:pt>
              <c:pt idx="21">
                <c:v>16141400</c:v>
              </c:pt>
              <c:pt idx="22">
                <c:v>16910000</c:v>
              </c:pt>
              <c:pt idx="23">
                <c:v>17678700</c:v>
              </c:pt>
              <c:pt idx="24">
                <c:v>18447300</c:v>
              </c:pt>
              <c:pt idx="25">
                <c:v>19215900</c:v>
              </c:pt>
              <c:pt idx="26">
                <c:v>19984600</c:v>
              </c:pt>
              <c:pt idx="27">
                <c:v>20753200</c:v>
              </c:pt>
              <c:pt idx="28">
                <c:v>21521900</c:v>
              </c:pt>
              <c:pt idx="29">
                <c:v>22290500</c:v>
              </c:pt>
              <c:pt idx="30">
                <c:v>23059100</c:v>
              </c:pt>
              <c:pt idx="31">
                <c:v>23827800</c:v>
              </c:pt>
              <c:pt idx="32">
                <c:v>24596400</c:v>
              </c:pt>
              <c:pt idx="33">
                <c:v>25365000</c:v>
              </c:pt>
              <c:pt idx="34">
                <c:v>26133700</c:v>
              </c:pt>
              <c:pt idx="35">
                <c:v>26902300</c:v>
              </c:pt>
              <c:pt idx="36">
                <c:v>27670900</c:v>
              </c:pt>
              <c:pt idx="37">
                <c:v>28439600</c:v>
              </c:pt>
              <c:pt idx="38">
                <c:v>29208200</c:v>
              </c:pt>
              <c:pt idx="39">
                <c:v>29976800</c:v>
              </c:pt>
              <c:pt idx="40">
                <c:v>30745400</c:v>
              </c:pt>
              <c:pt idx="41">
                <c:v>31514000</c:v>
              </c:pt>
              <c:pt idx="42">
                <c:v>32282500</c:v>
              </c:pt>
              <c:pt idx="43">
                <c:v>33051000</c:v>
              </c:pt>
              <c:pt idx="44">
                <c:v>33819400</c:v>
              </c:pt>
              <c:pt idx="45">
                <c:v>34587700</c:v>
              </c:pt>
              <c:pt idx="46">
                <c:v>35355900</c:v>
              </c:pt>
              <c:pt idx="47">
                <c:v>36123800</c:v>
              </c:pt>
              <c:pt idx="48">
                <c:v>36891500</c:v>
              </c:pt>
              <c:pt idx="49">
                <c:v>37485200</c:v>
              </c:pt>
              <c:pt idx="50">
                <c:v>37945500</c:v>
              </c:pt>
              <c:pt idx="51">
                <c:v>38301000</c:v>
              </c:pt>
              <c:pt idx="52">
                <c:v>38539500</c:v>
              </c:pt>
              <c:pt idx="53">
                <c:v>38682400</c:v>
              </c:pt>
              <c:pt idx="54">
                <c:v>39296400</c:v>
              </c:pt>
              <c:pt idx="55">
                <c:v>39707500</c:v>
              </c:pt>
              <c:pt idx="56">
                <c:v>39942500</c:v>
              </c:pt>
              <c:pt idx="57">
                <c:v>40038600</c:v>
              </c:pt>
              <c:pt idx="58">
                <c:v>40072700</c:v>
              </c:pt>
              <c:pt idx="59">
                <c:v>40050200</c:v>
              </c:pt>
              <c:pt idx="60">
                <c:v>40050800</c:v>
              </c:pt>
              <c:pt idx="61">
                <c:v>40097700</c:v>
              </c:pt>
              <c:pt idx="62">
                <c:v>40133500</c:v>
              </c:pt>
              <c:pt idx="63">
                <c:v>40714200</c:v>
              </c:pt>
              <c:pt idx="64">
                <c:v>40993300</c:v>
              </c:pt>
              <c:pt idx="65">
                <c:v>41134000</c:v>
              </c:pt>
              <c:pt idx="66">
                <c:v>40998400</c:v>
              </c:pt>
              <c:pt idx="67">
                <c:v>40767500</c:v>
              </c:pt>
              <c:pt idx="68">
                <c:v>40461200</c:v>
              </c:pt>
              <c:pt idx="69">
                <c:v>39871400</c:v>
              </c:pt>
              <c:pt idx="70">
                <c:v>38917100</c:v>
              </c:pt>
              <c:pt idx="71">
                <c:v>36888200</c:v>
              </c:pt>
              <c:pt idx="72">
                <c:v>33500700</c:v>
              </c:pt>
              <c:pt idx="73">
                <c:v>31368100</c:v>
              </c:pt>
              <c:pt idx="74">
                <c:v>31677000</c:v>
              </c:pt>
              <c:pt idx="75">
                <c:v>31577700</c:v>
              </c:pt>
              <c:pt idx="76">
                <c:v>30989800</c:v>
              </c:pt>
              <c:pt idx="77">
                <c:v>29699600</c:v>
              </c:pt>
              <c:pt idx="78">
                <c:v>26081500</c:v>
              </c:pt>
              <c:pt idx="79">
                <c:v>22757300</c:v>
              </c:pt>
              <c:pt idx="80">
                <c:v>21033400</c:v>
              </c:pt>
              <c:pt idx="81">
                <c:v>19988600</c:v>
              </c:pt>
              <c:pt idx="82">
                <c:v>20150700</c:v>
              </c:pt>
              <c:pt idx="83">
                <c:v>19840900</c:v>
              </c:pt>
              <c:pt idx="84">
                <c:v>19983900</c:v>
              </c:pt>
              <c:pt idx="85">
                <c:v>20085600</c:v>
              </c:pt>
              <c:pt idx="86">
                <c:v>20158900</c:v>
              </c:pt>
              <c:pt idx="87">
                <c:v>20207400</c:v>
              </c:pt>
              <c:pt idx="88">
                <c:v>20033200</c:v>
              </c:pt>
              <c:pt idx="89">
                <c:v>19623200</c:v>
              </c:pt>
              <c:pt idx="90">
                <c:v>19724100</c:v>
              </c:pt>
              <c:pt idx="91">
                <c:v>19790400</c:v>
              </c:pt>
              <c:pt idx="92">
                <c:v>19635100</c:v>
              </c:pt>
              <c:pt idx="93">
                <c:v>19210000</c:v>
              </c:pt>
              <c:pt idx="94">
                <c:v>19289400</c:v>
              </c:pt>
              <c:pt idx="95">
                <c:v>19007000</c:v>
              </c:pt>
              <c:pt idx="96">
                <c:v>18421000</c:v>
              </c:pt>
              <c:pt idx="97">
                <c:v>18519200</c:v>
              </c:pt>
              <c:pt idx="98">
                <c:v>18134900</c:v>
              </c:pt>
              <c:pt idx="99">
                <c:v>18202300</c:v>
              </c:pt>
              <c:pt idx="100">
                <c:v>18238100</c:v>
              </c:pt>
              <c:pt idx="101">
                <c:v>18250500</c:v>
              </c:pt>
              <c:pt idx="102">
                <c:v>17839400</c:v>
              </c:pt>
              <c:pt idx="103">
                <c:v>17151500</c:v>
              </c:pt>
              <c:pt idx="104">
                <c:v>17204500</c:v>
              </c:pt>
              <c:pt idx="105">
                <c:v>17227600</c:v>
              </c:pt>
              <c:pt idx="106">
                <c:v>17230700</c:v>
              </c:pt>
              <c:pt idx="107">
                <c:v>16623100</c:v>
              </c:pt>
              <c:pt idx="108">
                <c:v>16685200</c:v>
              </c:pt>
              <c:pt idx="109">
                <c:v>16723200</c:v>
              </c:pt>
              <c:pt idx="110">
                <c:v>16499600</c:v>
              </c:pt>
              <c:pt idx="111">
                <c:v>16561700</c:v>
              </c:pt>
              <c:pt idx="112">
                <c:v>16499400</c:v>
              </c:pt>
              <c:pt idx="113">
                <c:v>16561000</c:v>
              </c:pt>
              <c:pt idx="114">
                <c:v>16608800</c:v>
              </c:pt>
              <c:pt idx="115">
                <c:v>16649600</c:v>
              </c:pt>
              <c:pt idx="116">
                <c:v>16498800</c:v>
              </c:pt>
              <c:pt idx="117">
                <c:v>16577100</c:v>
              </c:pt>
              <c:pt idx="118">
                <c:v>16641200</c:v>
              </c:pt>
              <c:pt idx="119">
                <c:v>16696500</c:v>
              </c:pt>
              <c:pt idx="120">
                <c:v>16745600</c:v>
              </c:pt>
              <c:pt idx="121">
                <c:v>16787200</c:v>
              </c:pt>
              <c:pt idx="122">
                <c:v>16619600</c:v>
              </c:pt>
              <c:pt idx="123">
                <c:v>16676600</c:v>
              </c:pt>
              <c:pt idx="124">
                <c:v>16720100</c:v>
              </c:pt>
              <c:pt idx="125">
                <c:v>16761700</c:v>
              </c:pt>
              <c:pt idx="126">
                <c:v>16804300</c:v>
              </c:pt>
              <c:pt idx="127">
                <c:v>16849200</c:v>
              </c:pt>
              <c:pt idx="128">
                <c:v>16894900</c:v>
              </c:pt>
              <c:pt idx="129">
                <c:v>16940100</c:v>
              </c:pt>
              <c:pt idx="130">
                <c:v>16900500</c:v>
              </c:pt>
              <c:pt idx="131">
                <c:v>16962700</c:v>
              </c:pt>
              <c:pt idx="132">
                <c:v>17014300</c:v>
              </c:pt>
              <c:pt idx="133">
                <c:v>17061100</c:v>
              </c:pt>
              <c:pt idx="134">
                <c:v>17106400</c:v>
              </c:pt>
              <c:pt idx="135">
                <c:v>16966600</c:v>
              </c:pt>
              <c:pt idx="136">
                <c:v>17054700</c:v>
              </c:pt>
              <c:pt idx="137">
                <c:v>17006100</c:v>
              </c:pt>
              <c:pt idx="138">
                <c:v>16748500</c:v>
              </c:pt>
              <c:pt idx="139">
                <c:v>16733600</c:v>
              </c:pt>
              <c:pt idx="140">
                <c:v>16848000</c:v>
              </c:pt>
              <c:pt idx="141">
                <c:v>16958900</c:v>
              </c:pt>
              <c:pt idx="142">
                <c:v>17058900</c:v>
              </c:pt>
              <c:pt idx="143">
                <c:v>17150600</c:v>
              </c:pt>
              <c:pt idx="144">
                <c:v>17252300</c:v>
              </c:pt>
              <c:pt idx="145">
                <c:v>17317200</c:v>
              </c:pt>
              <c:pt idx="146">
                <c:v>17396000</c:v>
              </c:pt>
              <c:pt idx="147">
                <c:v>17473400</c:v>
              </c:pt>
              <c:pt idx="148">
                <c:v>17549300</c:v>
              </c:pt>
              <c:pt idx="149">
                <c:v>17623700</c:v>
              </c:pt>
              <c:pt idx="150">
                <c:v>17696400</c:v>
              </c:pt>
              <c:pt idx="151">
                <c:v>17767300</c:v>
              </c:pt>
              <c:pt idx="152">
                <c:v>17787200</c:v>
              </c:pt>
              <c:pt idx="153">
                <c:v>17867100</c:v>
              </c:pt>
              <c:pt idx="154">
                <c:v>17851500</c:v>
              </c:pt>
              <c:pt idx="155">
                <c:v>17796500</c:v>
              </c:pt>
              <c:pt idx="156">
                <c:v>17887700</c:v>
              </c:pt>
              <c:pt idx="157">
                <c:v>17917400</c:v>
              </c:pt>
              <c:pt idx="158">
                <c:v>17907900</c:v>
              </c:pt>
              <c:pt idx="159">
                <c:v>17833600</c:v>
              </c:pt>
              <c:pt idx="160">
                <c:v>17911000</c:v>
              </c:pt>
              <c:pt idx="161">
                <c:v>17375700</c:v>
              </c:pt>
              <c:pt idx="162">
                <c:v>17448200</c:v>
              </c:pt>
              <c:pt idx="163">
                <c:v>17407500</c:v>
              </c:pt>
              <c:pt idx="164">
                <c:v>17470600</c:v>
              </c:pt>
              <c:pt idx="165">
                <c:v>17523800</c:v>
              </c:pt>
              <c:pt idx="166">
                <c:v>17569500</c:v>
              </c:pt>
              <c:pt idx="167">
                <c:v>17609200</c:v>
              </c:pt>
              <c:pt idx="168">
                <c:v>17643900</c:v>
              </c:pt>
              <c:pt idx="169">
                <c:v>17673800</c:v>
              </c:pt>
              <c:pt idx="170">
                <c:v>17699600</c:v>
              </c:pt>
              <c:pt idx="171">
                <c:v>17721600</c:v>
              </c:pt>
              <c:pt idx="172">
                <c:v>17740400</c:v>
              </c:pt>
              <c:pt idx="173">
                <c:v>17755900</c:v>
              </c:pt>
              <c:pt idx="174">
                <c:v>17768100</c:v>
              </c:pt>
              <c:pt idx="175">
                <c:v>17777700</c:v>
              </c:pt>
              <c:pt idx="176">
                <c:v>17785200</c:v>
              </c:pt>
              <c:pt idx="177">
                <c:v>17790100</c:v>
              </c:pt>
              <c:pt idx="178">
                <c:v>17792700</c:v>
              </c:pt>
              <c:pt idx="179">
                <c:v>17793700</c:v>
              </c:pt>
              <c:pt idx="180">
                <c:v>17792800</c:v>
              </c:pt>
              <c:pt idx="181">
                <c:v>17790100</c:v>
              </c:pt>
              <c:pt idx="182">
                <c:v>17785500</c:v>
              </c:pt>
              <c:pt idx="183">
                <c:v>17778600</c:v>
              </c:pt>
              <c:pt idx="184">
                <c:v>17769400</c:v>
              </c:pt>
              <c:pt idx="185">
                <c:v>17759800</c:v>
              </c:pt>
              <c:pt idx="186">
                <c:v>17749000</c:v>
              </c:pt>
              <c:pt idx="187">
                <c:v>17737100</c:v>
              </c:pt>
              <c:pt idx="188">
                <c:v>17723700</c:v>
              </c:pt>
              <c:pt idx="189">
                <c:v>17708600</c:v>
              </c:pt>
              <c:pt idx="190">
                <c:v>17691400</c:v>
              </c:pt>
              <c:pt idx="191">
                <c:v>17671900</c:v>
              </c:pt>
              <c:pt idx="192">
                <c:v>17650000</c:v>
              </c:pt>
              <c:pt idx="193">
                <c:v>17625900</c:v>
              </c:pt>
              <c:pt idx="194">
                <c:v>17477300</c:v>
              </c:pt>
              <c:pt idx="195">
                <c:v>17463300</c:v>
              </c:pt>
              <c:pt idx="196">
                <c:v>17441300</c:v>
              </c:pt>
              <c:pt idx="197">
                <c:v>17411700</c:v>
              </c:pt>
              <c:pt idx="198">
                <c:v>17114100</c:v>
              </c:pt>
              <c:pt idx="199">
                <c:v>17079200</c:v>
              </c:pt>
              <c:pt idx="200">
                <c:v>16873500</c:v>
              </c:pt>
              <c:pt idx="201">
                <c:v>14463900</c:v>
              </c:pt>
              <c:pt idx="202">
                <c:v>3387960</c:v>
              </c:pt>
              <c:pt idx="203">
                <c:v>2760370</c:v>
              </c:pt>
              <c:pt idx="204">
                <c:v>2747300</c:v>
              </c:pt>
              <c:pt idx="205">
                <c:v>2735470</c:v>
              </c:pt>
              <c:pt idx="206">
                <c:v>2724870</c:v>
              </c:pt>
              <c:pt idx="207">
                <c:v>2674550</c:v>
              </c:pt>
              <c:pt idx="208">
                <c:v>2671220</c:v>
              </c:pt>
              <c:pt idx="209">
                <c:v>2670540</c:v>
              </c:pt>
              <c:pt idx="210">
                <c:v>2668580</c:v>
              </c:pt>
              <c:pt idx="211">
                <c:v>2667040</c:v>
              </c:pt>
              <c:pt idx="212">
                <c:v>2665600</c:v>
              </c:pt>
              <c:pt idx="213">
                <c:v>2663930</c:v>
              </c:pt>
              <c:pt idx="214">
                <c:v>2661930</c:v>
              </c:pt>
              <c:pt idx="215">
                <c:v>2643880</c:v>
              </c:pt>
              <c:pt idx="216">
                <c:v>2643300</c:v>
              </c:pt>
              <c:pt idx="217">
                <c:v>2641920</c:v>
              </c:pt>
              <c:pt idx="218">
                <c:v>2640110</c:v>
              </c:pt>
              <c:pt idx="219">
                <c:v>2637710</c:v>
              </c:pt>
              <c:pt idx="220">
                <c:v>2604300</c:v>
              </c:pt>
              <c:pt idx="221">
                <c:v>2602240</c:v>
              </c:pt>
              <c:pt idx="222">
                <c:v>2598570</c:v>
              </c:pt>
              <c:pt idx="223">
                <c:v>2575970</c:v>
              </c:pt>
              <c:pt idx="224">
                <c:v>2571380</c:v>
              </c:pt>
              <c:pt idx="225">
                <c:v>2565690</c:v>
              </c:pt>
              <c:pt idx="226">
                <c:v>2558700</c:v>
              </c:pt>
              <c:pt idx="227">
                <c:v>2550130</c:v>
              </c:pt>
              <c:pt idx="228">
                <c:v>2491400</c:v>
              </c:pt>
              <c:pt idx="229">
                <c:v>2476920</c:v>
              </c:pt>
              <c:pt idx="230">
                <c:v>2458490</c:v>
              </c:pt>
              <c:pt idx="231">
                <c:v>2023880</c:v>
              </c:pt>
              <c:pt idx="232">
                <c:v>2018100</c:v>
              </c:pt>
              <c:pt idx="233">
                <c:v>2010610</c:v>
              </c:pt>
              <c:pt idx="234">
                <c:v>2001990</c:v>
              </c:pt>
              <c:pt idx="235">
                <c:v>1992430</c:v>
              </c:pt>
              <c:pt idx="236">
                <c:v>1981170</c:v>
              </c:pt>
              <c:pt idx="237">
                <c:v>1968220</c:v>
              </c:pt>
              <c:pt idx="238">
                <c:v>1935510</c:v>
              </c:pt>
              <c:pt idx="239">
                <c:v>1926870</c:v>
              </c:pt>
              <c:pt idx="240">
                <c:v>1919540</c:v>
              </c:pt>
              <c:pt idx="241">
                <c:v>1912370</c:v>
              </c:pt>
              <c:pt idx="242">
                <c:v>1887900</c:v>
              </c:pt>
              <c:pt idx="243">
                <c:v>1880370</c:v>
              </c:pt>
              <c:pt idx="244">
                <c:v>1857070</c:v>
              </c:pt>
              <c:pt idx="245">
                <c:v>1851430</c:v>
              </c:pt>
              <c:pt idx="246">
                <c:v>1834130</c:v>
              </c:pt>
              <c:pt idx="247">
                <c:v>1830250</c:v>
              </c:pt>
              <c:pt idx="248">
                <c:v>1798380</c:v>
              </c:pt>
              <c:pt idx="249">
                <c:v>1793880</c:v>
              </c:pt>
              <c:pt idx="250">
                <c:v>1776100</c:v>
              </c:pt>
            </c:numLit>
          </c:yVal>
          <c:smooth val="1"/>
          <c:extLst>
            <c:ext xmlns:c16="http://schemas.microsoft.com/office/drawing/2014/chart" uri="{C3380CC4-5D6E-409C-BE32-E72D297353CC}">
              <c16:uniqueId val="{00000002-675D-4B2C-826D-1B778C9634C1}"/>
            </c:ext>
          </c:extLst>
        </c:ser>
        <c:ser>
          <c:idx val="3"/>
          <c:order val="3"/>
          <c:tx>
            <c:v>Seed 2</c:v>
          </c:tx>
          <c:spPr>
            <a:ln w="3175">
              <a:noFill/>
            </a:ln>
          </c:spPr>
          <c:marker>
            <c:symbol val="circle"/>
            <c:size val="2"/>
            <c:spPr>
              <a:solidFill>
                <a:srgbClr val="8064A2"/>
              </a:solidFill>
              <a:ln w="3175">
                <a:solidFill>
                  <a:srgbClr val="8064A2"/>
                </a:solidFill>
                <a:prstDash val="solid"/>
              </a:ln>
            </c:spPr>
          </c:marker>
          <c:xVal>
            <c:numLit>
              <c:formatCode>General</c:formatCode>
              <c:ptCount val="251"/>
              <c:pt idx="0">
                <c:v>0</c:v>
              </c:pt>
              <c:pt idx="1">
                <c:v>4.0000000000000001E-3</c:v>
              </c:pt>
              <c:pt idx="2">
                <c:v>8.0000000000000002E-3</c:v>
              </c:pt>
              <c:pt idx="3">
                <c:v>1.2E-2</c:v>
              </c:pt>
              <c:pt idx="4">
                <c:v>1.6E-2</c:v>
              </c:pt>
              <c:pt idx="5">
                <c:v>0.02</c:v>
              </c:pt>
              <c:pt idx="6">
                <c:v>2.4E-2</c:v>
              </c:pt>
              <c:pt idx="7">
                <c:v>2.8000000000000001E-2</c:v>
              </c:pt>
              <c:pt idx="8">
                <c:v>3.2000000000000001E-2</c:v>
              </c:pt>
              <c:pt idx="9">
                <c:v>3.5999999999999997E-2</c:v>
              </c:pt>
              <c:pt idx="10">
                <c:v>0.04</c:v>
              </c:pt>
              <c:pt idx="11">
                <c:v>4.3999999999999997E-2</c:v>
              </c:pt>
              <c:pt idx="12">
                <c:v>4.8000000000000001E-2</c:v>
              </c:pt>
              <c:pt idx="13">
                <c:v>5.1999999999999998E-2</c:v>
              </c:pt>
              <c:pt idx="14">
                <c:v>5.6000000000000001E-2</c:v>
              </c:pt>
              <c:pt idx="15">
                <c:v>0.06</c:v>
              </c:pt>
              <c:pt idx="16">
                <c:v>6.4000000000000001E-2</c:v>
              </c:pt>
              <c:pt idx="17">
                <c:v>6.8000000000000005E-2</c:v>
              </c:pt>
              <c:pt idx="18">
                <c:v>7.1999999999999995E-2</c:v>
              </c:pt>
              <c:pt idx="19">
                <c:v>7.5999999999999998E-2</c:v>
              </c:pt>
              <c:pt idx="20">
                <c:v>0.08</c:v>
              </c:pt>
              <c:pt idx="21">
                <c:v>8.4000000000000005E-2</c:v>
              </c:pt>
              <c:pt idx="22">
                <c:v>8.7999999999999995E-2</c:v>
              </c:pt>
              <c:pt idx="23">
                <c:v>9.1999999999999998E-2</c:v>
              </c:pt>
              <c:pt idx="24">
                <c:v>9.6000000000000002E-2</c:v>
              </c:pt>
              <c:pt idx="25">
                <c:v>0.1</c:v>
              </c:pt>
              <c:pt idx="26">
                <c:v>0.104</c:v>
              </c:pt>
              <c:pt idx="27">
                <c:v>0.108</c:v>
              </c:pt>
              <c:pt idx="28">
                <c:v>0.112</c:v>
              </c:pt>
              <c:pt idx="29">
                <c:v>0.11600000000000001</c:v>
              </c:pt>
              <c:pt idx="30">
                <c:v>0.12</c:v>
              </c:pt>
              <c:pt idx="31">
                <c:v>0.124</c:v>
              </c:pt>
              <c:pt idx="32">
                <c:v>0.128</c:v>
              </c:pt>
              <c:pt idx="33">
                <c:v>0.13200000000000001</c:v>
              </c:pt>
              <c:pt idx="34">
                <c:v>0.13600000000000001</c:v>
              </c:pt>
              <c:pt idx="35">
                <c:v>0.14000000000000001</c:v>
              </c:pt>
              <c:pt idx="36">
                <c:v>0.14399999999999999</c:v>
              </c:pt>
              <c:pt idx="37">
                <c:v>0.14799999999999999</c:v>
              </c:pt>
              <c:pt idx="38">
                <c:v>0.152</c:v>
              </c:pt>
              <c:pt idx="39">
                <c:v>0.156</c:v>
              </c:pt>
              <c:pt idx="40">
                <c:v>0.16</c:v>
              </c:pt>
              <c:pt idx="41">
                <c:v>0.16400000000000001</c:v>
              </c:pt>
              <c:pt idx="42">
                <c:v>0.16800000000000001</c:v>
              </c:pt>
              <c:pt idx="43">
                <c:v>0.17199999999999999</c:v>
              </c:pt>
              <c:pt idx="44">
                <c:v>0.17599999999999999</c:v>
              </c:pt>
              <c:pt idx="45">
                <c:v>0.18</c:v>
              </c:pt>
              <c:pt idx="46">
                <c:v>0.184</c:v>
              </c:pt>
              <c:pt idx="47">
                <c:v>0.188</c:v>
              </c:pt>
              <c:pt idx="48">
                <c:v>0.192</c:v>
              </c:pt>
              <c:pt idx="49">
                <c:v>0.19600000000000001</c:v>
              </c:pt>
              <c:pt idx="50">
                <c:v>0.2</c:v>
              </c:pt>
              <c:pt idx="51">
                <c:v>0.20399999999999999</c:v>
              </c:pt>
              <c:pt idx="52">
                <c:v>0.20799999999999999</c:v>
              </c:pt>
              <c:pt idx="53">
                <c:v>0.21199999999999999</c:v>
              </c:pt>
              <c:pt idx="54">
                <c:v>0.216</c:v>
              </c:pt>
              <c:pt idx="55">
                <c:v>0.22</c:v>
              </c:pt>
              <c:pt idx="56">
                <c:v>0.224</c:v>
              </c:pt>
              <c:pt idx="57">
                <c:v>0.22800000000000001</c:v>
              </c:pt>
              <c:pt idx="58">
                <c:v>0.23200000000000001</c:v>
              </c:pt>
              <c:pt idx="59">
                <c:v>0.23599999999999999</c:v>
              </c:pt>
              <c:pt idx="60">
                <c:v>0.24</c:v>
              </c:pt>
              <c:pt idx="61">
                <c:v>0.24399999999999999</c:v>
              </c:pt>
              <c:pt idx="62">
                <c:v>0.248</c:v>
              </c:pt>
              <c:pt idx="63">
                <c:v>0.252</c:v>
              </c:pt>
              <c:pt idx="64">
                <c:v>0.25600000000000001</c:v>
              </c:pt>
              <c:pt idx="65">
                <c:v>0.26</c:v>
              </c:pt>
              <c:pt idx="66">
                <c:v>0.26400000000000001</c:v>
              </c:pt>
              <c:pt idx="67">
                <c:v>0.26800000000000002</c:v>
              </c:pt>
              <c:pt idx="68">
                <c:v>0.27200000000000002</c:v>
              </c:pt>
              <c:pt idx="69">
                <c:v>0.27600000000000002</c:v>
              </c:pt>
              <c:pt idx="70">
                <c:v>0.28000000000000003</c:v>
              </c:pt>
              <c:pt idx="71">
                <c:v>0.28399999999999997</c:v>
              </c:pt>
              <c:pt idx="72">
                <c:v>0.28799999999999998</c:v>
              </c:pt>
              <c:pt idx="73">
                <c:v>0.29199999999999998</c:v>
              </c:pt>
              <c:pt idx="74">
                <c:v>0.29599999999999999</c:v>
              </c:pt>
              <c:pt idx="75">
                <c:v>0.3</c:v>
              </c:pt>
              <c:pt idx="76">
                <c:v>0.30399999999999999</c:v>
              </c:pt>
              <c:pt idx="77">
                <c:v>0.308</c:v>
              </c:pt>
              <c:pt idx="78">
                <c:v>0.312</c:v>
              </c:pt>
              <c:pt idx="79">
                <c:v>0.316</c:v>
              </c:pt>
              <c:pt idx="80">
                <c:v>0.32</c:v>
              </c:pt>
              <c:pt idx="81">
                <c:v>0.32400000000000001</c:v>
              </c:pt>
              <c:pt idx="82">
                <c:v>0.32800000000000001</c:v>
              </c:pt>
              <c:pt idx="83">
                <c:v>0.33200000000000002</c:v>
              </c:pt>
              <c:pt idx="84">
                <c:v>0.33600000000000002</c:v>
              </c:pt>
              <c:pt idx="85">
                <c:v>0.34</c:v>
              </c:pt>
              <c:pt idx="86">
                <c:v>0.34399999999999997</c:v>
              </c:pt>
              <c:pt idx="87">
                <c:v>0.34799999999999998</c:v>
              </c:pt>
              <c:pt idx="88">
                <c:v>0.35199999999999998</c:v>
              </c:pt>
              <c:pt idx="89">
                <c:v>0.35599999999999998</c:v>
              </c:pt>
              <c:pt idx="90">
                <c:v>0.36</c:v>
              </c:pt>
              <c:pt idx="91">
                <c:v>0.36399999999999999</c:v>
              </c:pt>
              <c:pt idx="92">
                <c:v>0.36799999999999999</c:v>
              </c:pt>
              <c:pt idx="93">
                <c:v>0.372</c:v>
              </c:pt>
              <c:pt idx="94">
                <c:v>0.376</c:v>
              </c:pt>
              <c:pt idx="95">
                <c:v>0.38</c:v>
              </c:pt>
              <c:pt idx="96">
                <c:v>0.38400000000000001</c:v>
              </c:pt>
              <c:pt idx="97">
                <c:v>0.38800000000000001</c:v>
              </c:pt>
              <c:pt idx="98">
                <c:v>0.39200000000000002</c:v>
              </c:pt>
              <c:pt idx="99">
                <c:v>0.39600000000000002</c:v>
              </c:pt>
              <c:pt idx="100">
                <c:v>0.4</c:v>
              </c:pt>
              <c:pt idx="101">
                <c:v>0.40400000000000003</c:v>
              </c:pt>
              <c:pt idx="102">
                <c:v>0.40799999999999997</c:v>
              </c:pt>
              <c:pt idx="103">
                <c:v>0.41199999999999998</c:v>
              </c:pt>
              <c:pt idx="104">
                <c:v>0.41599999999999998</c:v>
              </c:pt>
              <c:pt idx="105">
                <c:v>0.42</c:v>
              </c:pt>
              <c:pt idx="106">
                <c:v>0.42399999999999999</c:v>
              </c:pt>
              <c:pt idx="107">
                <c:v>0.42799999999999999</c:v>
              </c:pt>
              <c:pt idx="108">
                <c:v>0.432</c:v>
              </c:pt>
              <c:pt idx="109">
                <c:v>0.436</c:v>
              </c:pt>
              <c:pt idx="110">
                <c:v>0.44</c:v>
              </c:pt>
              <c:pt idx="111">
                <c:v>0.44400000000000001</c:v>
              </c:pt>
              <c:pt idx="112">
                <c:v>0.44800000000000001</c:v>
              </c:pt>
              <c:pt idx="113">
                <c:v>0.45200000000000001</c:v>
              </c:pt>
              <c:pt idx="114">
                <c:v>0.45600000000000002</c:v>
              </c:pt>
              <c:pt idx="115">
                <c:v>0.46</c:v>
              </c:pt>
              <c:pt idx="116">
                <c:v>0.46400000000000002</c:v>
              </c:pt>
              <c:pt idx="117">
                <c:v>0.46800000000000003</c:v>
              </c:pt>
              <c:pt idx="118">
                <c:v>0.47199999999999998</c:v>
              </c:pt>
              <c:pt idx="119">
                <c:v>0.47599999999999998</c:v>
              </c:pt>
              <c:pt idx="120">
                <c:v>0.48</c:v>
              </c:pt>
              <c:pt idx="121">
                <c:v>0.48399999999999999</c:v>
              </c:pt>
              <c:pt idx="122">
                <c:v>0.48799999999999999</c:v>
              </c:pt>
              <c:pt idx="123">
                <c:v>0.49199999999999999</c:v>
              </c:pt>
              <c:pt idx="124">
                <c:v>0.496</c:v>
              </c:pt>
              <c:pt idx="125">
                <c:v>0.5</c:v>
              </c:pt>
              <c:pt idx="126">
                <c:v>0.504</c:v>
              </c:pt>
              <c:pt idx="127">
                <c:v>0.50800000000000001</c:v>
              </c:pt>
              <c:pt idx="128">
                <c:v>0.51200000000000001</c:v>
              </c:pt>
              <c:pt idx="129">
                <c:v>0.51600000000000001</c:v>
              </c:pt>
              <c:pt idx="130">
                <c:v>0.52</c:v>
              </c:pt>
              <c:pt idx="131">
                <c:v>0.52400000000000002</c:v>
              </c:pt>
              <c:pt idx="132">
                <c:v>0.52800000000000002</c:v>
              </c:pt>
              <c:pt idx="133">
                <c:v>0.53200000000000003</c:v>
              </c:pt>
              <c:pt idx="134">
                <c:v>0.53600000000000003</c:v>
              </c:pt>
              <c:pt idx="135">
                <c:v>0.54</c:v>
              </c:pt>
              <c:pt idx="136">
                <c:v>0.54400000000000004</c:v>
              </c:pt>
              <c:pt idx="137">
                <c:v>0.54800000000000004</c:v>
              </c:pt>
              <c:pt idx="138">
                <c:v>0.55200000000000005</c:v>
              </c:pt>
              <c:pt idx="139">
                <c:v>0.55600000000000005</c:v>
              </c:pt>
              <c:pt idx="140">
                <c:v>0.56000000000000005</c:v>
              </c:pt>
              <c:pt idx="141">
                <c:v>0.56399999999999995</c:v>
              </c:pt>
              <c:pt idx="142">
                <c:v>0.56799999999999995</c:v>
              </c:pt>
              <c:pt idx="143">
                <c:v>0.57199999999999995</c:v>
              </c:pt>
              <c:pt idx="144">
                <c:v>0.57599999999999996</c:v>
              </c:pt>
              <c:pt idx="145">
                <c:v>0.57999999999999996</c:v>
              </c:pt>
              <c:pt idx="146">
                <c:v>0.58399999999999996</c:v>
              </c:pt>
              <c:pt idx="147">
                <c:v>0.58799999999999997</c:v>
              </c:pt>
              <c:pt idx="148">
                <c:v>0.59199999999999997</c:v>
              </c:pt>
              <c:pt idx="149">
                <c:v>0.59599999999999997</c:v>
              </c:pt>
              <c:pt idx="150">
                <c:v>0.6</c:v>
              </c:pt>
              <c:pt idx="151">
                <c:v>0.60399999999999998</c:v>
              </c:pt>
              <c:pt idx="152">
                <c:v>0.60799999999999998</c:v>
              </c:pt>
              <c:pt idx="153">
                <c:v>0.61199999999999999</c:v>
              </c:pt>
              <c:pt idx="154">
                <c:v>0.61599999999999999</c:v>
              </c:pt>
              <c:pt idx="155">
                <c:v>0.62</c:v>
              </c:pt>
              <c:pt idx="156">
                <c:v>0.624</c:v>
              </c:pt>
              <c:pt idx="157">
                <c:v>0.628</c:v>
              </c:pt>
              <c:pt idx="158">
                <c:v>0.63200000000000001</c:v>
              </c:pt>
              <c:pt idx="159">
                <c:v>0.63600000000000001</c:v>
              </c:pt>
              <c:pt idx="160">
                <c:v>0.64</c:v>
              </c:pt>
              <c:pt idx="161">
                <c:v>0.64400000000000002</c:v>
              </c:pt>
              <c:pt idx="162">
                <c:v>0.64800000000000002</c:v>
              </c:pt>
              <c:pt idx="163">
                <c:v>0.65200000000000002</c:v>
              </c:pt>
              <c:pt idx="164">
                <c:v>0.65600000000000003</c:v>
              </c:pt>
              <c:pt idx="165">
                <c:v>0.66</c:v>
              </c:pt>
              <c:pt idx="166">
                <c:v>0.66400000000000003</c:v>
              </c:pt>
              <c:pt idx="167">
                <c:v>0.66800000000000004</c:v>
              </c:pt>
              <c:pt idx="168">
                <c:v>0.67200000000000004</c:v>
              </c:pt>
              <c:pt idx="169">
                <c:v>0.67600000000000005</c:v>
              </c:pt>
              <c:pt idx="170">
                <c:v>0.68</c:v>
              </c:pt>
              <c:pt idx="171">
                <c:v>0.68400000000000005</c:v>
              </c:pt>
              <c:pt idx="172">
                <c:v>0.68799999999999994</c:v>
              </c:pt>
              <c:pt idx="173">
                <c:v>0.69199999999999995</c:v>
              </c:pt>
              <c:pt idx="174">
                <c:v>0.69599999999999995</c:v>
              </c:pt>
              <c:pt idx="175">
                <c:v>0.7</c:v>
              </c:pt>
              <c:pt idx="176">
                <c:v>0.70399999999999996</c:v>
              </c:pt>
              <c:pt idx="177">
                <c:v>0.70799999999999996</c:v>
              </c:pt>
              <c:pt idx="178">
                <c:v>0.71199999999999997</c:v>
              </c:pt>
              <c:pt idx="179">
                <c:v>0.71599999999999997</c:v>
              </c:pt>
              <c:pt idx="180">
                <c:v>0.72</c:v>
              </c:pt>
              <c:pt idx="181">
                <c:v>0.72399999999999998</c:v>
              </c:pt>
              <c:pt idx="182">
                <c:v>0.72799999999999998</c:v>
              </c:pt>
              <c:pt idx="183">
                <c:v>0.73199999999999998</c:v>
              </c:pt>
              <c:pt idx="184">
                <c:v>0.73599999999999999</c:v>
              </c:pt>
              <c:pt idx="185">
                <c:v>0.74</c:v>
              </c:pt>
              <c:pt idx="186">
                <c:v>0.74399999999999999</c:v>
              </c:pt>
              <c:pt idx="187">
                <c:v>0.748</c:v>
              </c:pt>
              <c:pt idx="188">
                <c:v>0.752</c:v>
              </c:pt>
              <c:pt idx="189">
                <c:v>0.75600000000000001</c:v>
              </c:pt>
              <c:pt idx="190">
                <c:v>0.76</c:v>
              </c:pt>
              <c:pt idx="191">
                <c:v>0.76400000000000001</c:v>
              </c:pt>
              <c:pt idx="192">
                <c:v>0.76800000000000002</c:v>
              </c:pt>
              <c:pt idx="193">
                <c:v>0.77200000000000002</c:v>
              </c:pt>
              <c:pt idx="194">
                <c:v>0.77600000000000002</c:v>
              </c:pt>
              <c:pt idx="195">
                <c:v>0.78</c:v>
              </c:pt>
              <c:pt idx="196">
                <c:v>0.78400000000000003</c:v>
              </c:pt>
              <c:pt idx="197">
                <c:v>0.78800000000000003</c:v>
              </c:pt>
              <c:pt idx="198">
                <c:v>0.79200000000000004</c:v>
              </c:pt>
              <c:pt idx="199">
                <c:v>0.79600000000000004</c:v>
              </c:pt>
              <c:pt idx="200">
                <c:v>0.8</c:v>
              </c:pt>
              <c:pt idx="201">
                <c:v>0.80400000000000005</c:v>
              </c:pt>
              <c:pt idx="202">
                <c:v>0.80800000000000005</c:v>
              </c:pt>
              <c:pt idx="203">
                <c:v>0.81200000000000006</c:v>
              </c:pt>
              <c:pt idx="204">
                <c:v>0.81599999999999995</c:v>
              </c:pt>
              <c:pt idx="205">
                <c:v>0.82</c:v>
              </c:pt>
              <c:pt idx="206">
                <c:v>0.82399999999999995</c:v>
              </c:pt>
              <c:pt idx="207">
                <c:v>0.82799999999999996</c:v>
              </c:pt>
              <c:pt idx="208">
                <c:v>0.83199999999999996</c:v>
              </c:pt>
              <c:pt idx="209">
                <c:v>0.83599999999999997</c:v>
              </c:pt>
              <c:pt idx="210">
                <c:v>0.84</c:v>
              </c:pt>
              <c:pt idx="211">
                <c:v>0.84399999999999997</c:v>
              </c:pt>
              <c:pt idx="212">
                <c:v>0.84799999999999998</c:v>
              </c:pt>
              <c:pt idx="213">
                <c:v>0.85199999999999998</c:v>
              </c:pt>
              <c:pt idx="214">
                <c:v>0.85599999999999998</c:v>
              </c:pt>
              <c:pt idx="215">
                <c:v>0.86</c:v>
              </c:pt>
              <c:pt idx="216">
                <c:v>0.86399999999999999</c:v>
              </c:pt>
              <c:pt idx="217">
                <c:v>0.86799999999999999</c:v>
              </c:pt>
              <c:pt idx="218">
                <c:v>0.872</c:v>
              </c:pt>
              <c:pt idx="219">
                <c:v>0.876</c:v>
              </c:pt>
              <c:pt idx="220">
                <c:v>0.88</c:v>
              </c:pt>
              <c:pt idx="221">
                <c:v>0.88400000000000001</c:v>
              </c:pt>
              <c:pt idx="222">
                <c:v>0.88800000000000001</c:v>
              </c:pt>
              <c:pt idx="223">
                <c:v>0.89200000000000002</c:v>
              </c:pt>
              <c:pt idx="224">
                <c:v>0.89600000000000002</c:v>
              </c:pt>
              <c:pt idx="225">
                <c:v>0.9</c:v>
              </c:pt>
              <c:pt idx="226">
                <c:v>0.90400000000000003</c:v>
              </c:pt>
              <c:pt idx="227">
                <c:v>0.90800000000000003</c:v>
              </c:pt>
              <c:pt idx="228">
                <c:v>0.91200000000000003</c:v>
              </c:pt>
              <c:pt idx="229">
                <c:v>0.91600000000000004</c:v>
              </c:pt>
              <c:pt idx="230">
                <c:v>0.92</c:v>
              </c:pt>
              <c:pt idx="231">
                <c:v>0.92400000000000004</c:v>
              </c:pt>
              <c:pt idx="232">
                <c:v>0.92800000000000005</c:v>
              </c:pt>
              <c:pt idx="233">
                <c:v>0.93200000000000005</c:v>
              </c:pt>
              <c:pt idx="234">
                <c:v>0.93600000000000005</c:v>
              </c:pt>
              <c:pt idx="235">
                <c:v>0.94</c:v>
              </c:pt>
              <c:pt idx="236">
                <c:v>0.94399999999999995</c:v>
              </c:pt>
              <c:pt idx="237">
                <c:v>0.94799999999999995</c:v>
              </c:pt>
              <c:pt idx="238">
                <c:v>0.95199999999999996</c:v>
              </c:pt>
              <c:pt idx="239">
                <c:v>0.95599999999999996</c:v>
              </c:pt>
              <c:pt idx="240">
                <c:v>0.96</c:v>
              </c:pt>
              <c:pt idx="241">
                <c:v>0.96399999999999997</c:v>
              </c:pt>
              <c:pt idx="242">
                <c:v>0.96799999999999997</c:v>
              </c:pt>
              <c:pt idx="243">
                <c:v>0.97199999999999998</c:v>
              </c:pt>
              <c:pt idx="244">
                <c:v>0.97599999999999998</c:v>
              </c:pt>
              <c:pt idx="245">
                <c:v>0.98</c:v>
              </c:pt>
              <c:pt idx="246">
                <c:v>0.98399999999999999</c:v>
              </c:pt>
              <c:pt idx="247">
                <c:v>0.98799999999999999</c:v>
              </c:pt>
              <c:pt idx="248">
                <c:v>0.99199999999999999</c:v>
              </c:pt>
              <c:pt idx="249">
                <c:v>0.996</c:v>
              </c:pt>
              <c:pt idx="250">
                <c:v>1</c:v>
              </c:pt>
            </c:numLit>
          </c:xVal>
          <c:yVal>
            <c:numLit>
              <c:formatCode>0.00E+00</c:formatCode>
              <c:ptCount val="251"/>
              <c:pt idx="0">
                <c:v>0</c:v>
              </c:pt>
              <c:pt idx="1">
                <c:v>768681</c:v>
              </c:pt>
              <c:pt idx="2">
                <c:v>1537360</c:v>
              </c:pt>
              <c:pt idx="3">
                <c:v>2306040</c:v>
              </c:pt>
              <c:pt idx="4">
                <c:v>3074720</c:v>
              </c:pt>
              <c:pt idx="5">
                <c:v>3843410</c:v>
              </c:pt>
              <c:pt idx="6">
                <c:v>4612090</c:v>
              </c:pt>
              <c:pt idx="7">
                <c:v>5380770</c:v>
              </c:pt>
              <c:pt idx="8">
                <c:v>6149450</c:v>
              </c:pt>
              <c:pt idx="9">
                <c:v>6918130</c:v>
              </c:pt>
              <c:pt idx="10">
                <c:v>7686810</c:v>
              </c:pt>
              <c:pt idx="11">
                <c:v>8455490</c:v>
              </c:pt>
              <c:pt idx="12">
                <c:v>9224170</c:v>
              </c:pt>
              <c:pt idx="13">
                <c:v>9992850</c:v>
              </c:pt>
              <c:pt idx="14">
                <c:v>10761500</c:v>
              </c:pt>
              <c:pt idx="15">
                <c:v>11530200</c:v>
              </c:pt>
              <c:pt idx="16">
                <c:v>12298900</c:v>
              </c:pt>
              <c:pt idx="17">
                <c:v>13067600</c:v>
              </c:pt>
              <c:pt idx="18">
                <c:v>13836300</c:v>
              </c:pt>
              <c:pt idx="19">
                <c:v>14604900</c:v>
              </c:pt>
              <c:pt idx="20">
                <c:v>15373600</c:v>
              </c:pt>
              <c:pt idx="21">
                <c:v>16142300</c:v>
              </c:pt>
              <c:pt idx="22">
                <c:v>16911000</c:v>
              </c:pt>
              <c:pt idx="23">
                <c:v>17679700</c:v>
              </c:pt>
              <c:pt idx="24">
                <c:v>18448300</c:v>
              </c:pt>
              <c:pt idx="25">
                <c:v>19217000</c:v>
              </c:pt>
              <c:pt idx="26">
                <c:v>19985700</c:v>
              </c:pt>
              <c:pt idx="27">
                <c:v>20754400</c:v>
              </c:pt>
              <c:pt idx="28">
                <c:v>21523100</c:v>
              </c:pt>
              <c:pt idx="29">
                <c:v>22291800</c:v>
              </c:pt>
              <c:pt idx="30">
                <c:v>23060400</c:v>
              </c:pt>
              <c:pt idx="31">
                <c:v>23829100</c:v>
              </c:pt>
              <c:pt idx="32">
                <c:v>24597800</c:v>
              </c:pt>
              <c:pt idx="33">
                <c:v>25366500</c:v>
              </c:pt>
              <c:pt idx="34">
                <c:v>26135200</c:v>
              </c:pt>
              <c:pt idx="35">
                <c:v>26903800</c:v>
              </c:pt>
              <c:pt idx="36">
                <c:v>27672500</c:v>
              </c:pt>
              <c:pt idx="37">
                <c:v>28441200</c:v>
              </c:pt>
              <c:pt idx="38">
                <c:v>29209900</c:v>
              </c:pt>
              <c:pt idx="39">
                <c:v>29978500</c:v>
              </c:pt>
              <c:pt idx="40">
                <c:v>30747200</c:v>
              </c:pt>
              <c:pt idx="41">
                <c:v>31515800</c:v>
              </c:pt>
              <c:pt idx="42">
                <c:v>32284400</c:v>
              </c:pt>
              <c:pt idx="43">
                <c:v>33052900</c:v>
              </c:pt>
              <c:pt idx="44">
                <c:v>33821300</c:v>
              </c:pt>
              <c:pt idx="45">
                <c:v>34589700</c:v>
              </c:pt>
              <c:pt idx="46">
                <c:v>35357800</c:v>
              </c:pt>
              <c:pt idx="47">
                <c:v>36125800</c:v>
              </c:pt>
              <c:pt idx="48">
                <c:v>36893600</c:v>
              </c:pt>
              <c:pt idx="49">
                <c:v>37439800</c:v>
              </c:pt>
              <c:pt idx="50">
                <c:v>37910300</c:v>
              </c:pt>
              <c:pt idx="51">
                <c:v>38271400</c:v>
              </c:pt>
              <c:pt idx="52">
                <c:v>38510800</c:v>
              </c:pt>
              <c:pt idx="53">
                <c:v>38651200</c:v>
              </c:pt>
              <c:pt idx="54">
                <c:v>38740900</c:v>
              </c:pt>
              <c:pt idx="55">
                <c:v>38824000</c:v>
              </c:pt>
              <c:pt idx="56">
                <c:v>38924600</c:v>
              </c:pt>
              <c:pt idx="57">
                <c:v>39046300</c:v>
              </c:pt>
              <c:pt idx="58">
                <c:v>39186400</c:v>
              </c:pt>
              <c:pt idx="59">
                <c:v>39223600</c:v>
              </c:pt>
              <c:pt idx="60">
                <c:v>38983300</c:v>
              </c:pt>
              <c:pt idx="61">
                <c:v>38745700</c:v>
              </c:pt>
              <c:pt idx="62">
                <c:v>38402000</c:v>
              </c:pt>
              <c:pt idx="63">
                <c:v>37910100</c:v>
              </c:pt>
              <c:pt idx="64">
                <c:v>37241600</c:v>
              </c:pt>
              <c:pt idx="65">
                <c:v>36328600</c:v>
              </c:pt>
              <c:pt idx="66">
                <c:v>36697400</c:v>
              </c:pt>
              <c:pt idx="67">
                <c:v>36530900</c:v>
              </c:pt>
              <c:pt idx="68">
                <c:v>33115900</c:v>
              </c:pt>
              <c:pt idx="69">
                <c:v>24275900</c:v>
              </c:pt>
              <c:pt idx="70">
                <c:v>21850200</c:v>
              </c:pt>
              <c:pt idx="71">
                <c:v>22041000</c:v>
              </c:pt>
              <c:pt idx="72">
                <c:v>22223200</c:v>
              </c:pt>
              <c:pt idx="73">
                <c:v>22161500</c:v>
              </c:pt>
              <c:pt idx="74">
                <c:v>21963800</c:v>
              </c:pt>
              <c:pt idx="75">
                <c:v>22167100</c:v>
              </c:pt>
              <c:pt idx="76">
                <c:v>22324200</c:v>
              </c:pt>
              <c:pt idx="77">
                <c:v>22446800</c:v>
              </c:pt>
              <c:pt idx="78">
                <c:v>22547000</c:v>
              </c:pt>
              <c:pt idx="79">
                <c:v>21763600</c:v>
              </c:pt>
              <c:pt idx="80">
                <c:v>21917800</c:v>
              </c:pt>
              <c:pt idx="81">
                <c:v>21842200</c:v>
              </c:pt>
              <c:pt idx="82">
                <c:v>21957500</c:v>
              </c:pt>
              <c:pt idx="83">
                <c:v>21575400</c:v>
              </c:pt>
              <c:pt idx="84">
                <c:v>21730800</c:v>
              </c:pt>
              <c:pt idx="85">
                <c:v>21838100</c:v>
              </c:pt>
              <c:pt idx="86">
                <c:v>21907600</c:v>
              </c:pt>
              <c:pt idx="87">
                <c:v>21704700</c:v>
              </c:pt>
              <c:pt idx="88">
                <c:v>21751700</c:v>
              </c:pt>
              <c:pt idx="89">
                <c:v>19514300</c:v>
              </c:pt>
              <c:pt idx="90">
                <c:v>17834200</c:v>
              </c:pt>
              <c:pt idx="91">
                <c:v>17924600</c:v>
              </c:pt>
              <c:pt idx="92">
                <c:v>17976700</c:v>
              </c:pt>
              <c:pt idx="93">
                <c:v>17994700</c:v>
              </c:pt>
              <c:pt idx="94">
                <c:v>17983200</c:v>
              </c:pt>
              <c:pt idx="95">
                <c:v>16767600</c:v>
              </c:pt>
              <c:pt idx="96">
                <c:v>15804500</c:v>
              </c:pt>
              <c:pt idx="97">
                <c:v>15907500</c:v>
              </c:pt>
              <c:pt idx="98">
                <c:v>15991000</c:v>
              </c:pt>
              <c:pt idx="99">
                <c:v>16053700</c:v>
              </c:pt>
              <c:pt idx="100">
                <c:v>16097000</c:v>
              </c:pt>
              <c:pt idx="101">
                <c:v>15861600</c:v>
              </c:pt>
              <c:pt idx="102">
                <c:v>15544800</c:v>
              </c:pt>
              <c:pt idx="103">
                <c:v>15634400</c:v>
              </c:pt>
              <c:pt idx="104">
                <c:v>15702000</c:v>
              </c:pt>
              <c:pt idx="105">
                <c:v>15753600</c:v>
              </c:pt>
              <c:pt idx="106">
                <c:v>15796100</c:v>
              </c:pt>
              <c:pt idx="107">
                <c:v>15461700</c:v>
              </c:pt>
              <c:pt idx="108">
                <c:v>15524000</c:v>
              </c:pt>
              <c:pt idx="109">
                <c:v>15566600</c:v>
              </c:pt>
              <c:pt idx="110">
                <c:v>15594600</c:v>
              </c:pt>
              <c:pt idx="111">
                <c:v>15616500</c:v>
              </c:pt>
              <c:pt idx="112">
                <c:v>15638000</c:v>
              </c:pt>
              <c:pt idx="113">
                <c:v>15663000</c:v>
              </c:pt>
              <c:pt idx="114">
                <c:v>15692900</c:v>
              </c:pt>
              <c:pt idx="115">
                <c:v>15732000</c:v>
              </c:pt>
              <c:pt idx="116">
                <c:v>15779500</c:v>
              </c:pt>
              <c:pt idx="117">
                <c:v>15749100</c:v>
              </c:pt>
              <c:pt idx="118">
                <c:v>15821600</c:v>
              </c:pt>
              <c:pt idx="119">
                <c:v>15885100</c:v>
              </c:pt>
              <c:pt idx="120">
                <c:v>15936800</c:v>
              </c:pt>
              <c:pt idx="121">
                <c:v>15975800</c:v>
              </c:pt>
              <c:pt idx="122">
                <c:v>16006900</c:v>
              </c:pt>
              <c:pt idx="123">
                <c:v>16033800</c:v>
              </c:pt>
              <c:pt idx="124">
                <c:v>16064400</c:v>
              </c:pt>
              <c:pt idx="125">
                <c:v>16098700</c:v>
              </c:pt>
              <c:pt idx="126">
                <c:v>16048700</c:v>
              </c:pt>
              <c:pt idx="127">
                <c:v>15966400</c:v>
              </c:pt>
              <c:pt idx="128">
                <c:v>16055000</c:v>
              </c:pt>
              <c:pt idx="129">
                <c:v>16126600</c:v>
              </c:pt>
              <c:pt idx="130">
                <c:v>16186600</c:v>
              </c:pt>
              <c:pt idx="131">
                <c:v>16165800</c:v>
              </c:pt>
              <c:pt idx="132">
                <c:v>16228600</c:v>
              </c:pt>
              <c:pt idx="133">
                <c:v>16286100</c:v>
              </c:pt>
              <c:pt idx="134">
                <c:v>16342100</c:v>
              </c:pt>
              <c:pt idx="135">
                <c:v>16397400</c:v>
              </c:pt>
              <c:pt idx="136">
                <c:v>16451600</c:v>
              </c:pt>
              <c:pt idx="137">
                <c:v>16505900</c:v>
              </c:pt>
              <c:pt idx="138">
                <c:v>16561000</c:v>
              </c:pt>
              <c:pt idx="139">
                <c:v>16617000</c:v>
              </c:pt>
              <c:pt idx="140">
                <c:v>16570500</c:v>
              </c:pt>
              <c:pt idx="141">
                <c:v>16654600</c:v>
              </c:pt>
              <c:pt idx="142">
                <c:v>16732300</c:v>
              </c:pt>
              <c:pt idx="143">
                <c:v>16807300</c:v>
              </c:pt>
              <c:pt idx="144">
                <c:v>16833400</c:v>
              </c:pt>
              <c:pt idx="145">
                <c:v>16913900</c:v>
              </c:pt>
              <c:pt idx="146">
                <c:v>16988700</c:v>
              </c:pt>
              <c:pt idx="147">
                <c:v>17060600</c:v>
              </c:pt>
              <c:pt idx="148">
                <c:v>17130800</c:v>
              </c:pt>
              <c:pt idx="149">
                <c:v>17199900</c:v>
              </c:pt>
              <c:pt idx="150">
                <c:v>17267800</c:v>
              </c:pt>
              <c:pt idx="151">
                <c:v>17336700</c:v>
              </c:pt>
              <c:pt idx="152">
                <c:v>17319000</c:v>
              </c:pt>
              <c:pt idx="153">
                <c:v>17399900</c:v>
              </c:pt>
              <c:pt idx="154">
                <c:v>17358200</c:v>
              </c:pt>
              <c:pt idx="155">
                <c:v>17251200</c:v>
              </c:pt>
              <c:pt idx="156">
                <c:v>17335600</c:v>
              </c:pt>
              <c:pt idx="157">
                <c:v>17358700</c:v>
              </c:pt>
              <c:pt idx="158">
                <c:v>17424700</c:v>
              </c:pt>
              <c:pt idx="159">
                <c:v>17359800</c:v>
              </c:pt>
              <c:pt idx="160">
                <c:v>17415500</c:v>
              </c:pt>
              <c:pt idx="161">
                <c:v>17461200</c:v>
              </c:pt>
              <c:pt idx="162">
                <c:v>17357000</c:v>
              </c:pt>
              <c:pt idx="163">
                <c:v>17400700</c:v>
              </c:pt>
              <c:pt idx="164">
                <c:v>17434800</c:v>
              </c:pt>
              <c:pt idx="165">
                <c:v>17461500</c:v>
              </c:pt>
              <c:pt idx="166">
                <c:v>17481900</c:v>
              </c:pt>
              <c:pt idx="167">
                <c:v>17496500</c:v>
              </c:pt>
              <c:pt idx="168">
                <c:v>17504100</c:v>
              </c:pt>
              <c:pt idx="169">
                <c:v>17501200</c:v>
              </c:pt>
              <c:pt idx="170">
                <c:v>17185100</c:v>
              </c:pt>
              <c:pt idx="171">
                <c:v>17202000</c:v>
              </c:pt>
              <c:pt idx="172">
                <c:v>16877500</c:v>
              </c:pt>
              <c:pt idx="173">
                <c:v>16905100</c:v>
              </c:pt>
              <c:pt idx="174">
                <c:v>16923300</c:v>
              </c:pt>
              <c:pt idx="175">
                <c:v>16935200</c:v>
              </c:pt>
              <c:pt idx="176">
                <c:v>16941600</c:v>
              </c:pt>
              <c:pt idx="177">
                <c:v>16941800</c:v>
              </c:pt>
              <c:pt idx="178">
                <c:v>16935500</c:v>
              </c:pt>
              <c:pt idx="179">
                <c:v>16922200</c:v>
              </c:pt>
              <c:pt idx="180">
                <c:v>16901700</c:v>
              </c:pt>
              <c:pt idx="181">
                <c:v>16873600</c:v>
              </c:pt>
              <c:pt idx="182">
                <c:v>16839100</c:v>
              </c:pt>
              <c:pt idx="183">
                <c:v>16796700</c:v>
              </c:pt>
              <c:pt idx="184">
                <c:v>16746400</c:v>
              </c:pt>
              <c:pt idx="185">
                <c:v>16687300</c:v>
              </c:pt>
              <c:pt idx="186">
                <c:v>16617700</c:v>
              </c:pt>
              <c:pt idx="187">
                <c:v>16173000</c:v>
              </c:pt>
              <c:pt idx="188">
                <c:v>16071500</c:v>
              </c:pt>
              <c:pt idx="189">
                <c:v>4362250</c:v>
              </c:pt>
              <c:pt idx="190">
                <c:v>4294930</c:v>
              </c:pt>
              <c:pt idx="191">
                <c:v>4224300</c:v>
              </c:pt>
              <c:pt idx="192">
                <c:v>3925160</c:v>
              </c:pt>
              <c:pt idx="193">
                <c:v>3894320</c:v>
              </c:pt>
              <c:pt idx="194">
                <c:v>3862120</c:v>
              </c:pt>
              <c:pt idx="195">
                <c:v>3698430</c:v>
              </c:pt>
              <c:pt idx="196">
                <c:v>3669560</c:v>
              </c:pt>
              <c:pt idx="197">
                <c:v>3434140</c:v>
              </c:pt>
              <c:pt idx="198">
                <c:v>3403180</c:v>
              </c:pt>
              <c:pt idx="199">
                <c:v>3315680</c:v>
              </c:pt>
              <c:pt idx="200">
                <c:v>3283260</c:v>
              </c:pt>
              <c:pt idx="201">
                <c:v>3194400</c:v>
              </c:pt>
              <c:pt idx="202">
                <c:v>3156520</c:v>
              </c:pt>
              <c:pt idx="203">
                <c:v>3059920</c:v>
              </c:pt>
              <c:pt idx="204">
                <c:v>2880770</c:v>
              </c:pt>
              <c:pt idx="205">
                <c:v>2705780</c:v>
              </c:pt>
              <c:pt idx="206">
                <c:v>2706250</c:v>
              </c:pt>
              <c:pt idx="207">
                <c:v>2705880</c:v>
              </c:pt>
              <c:pt idx="208">
                <c:v>2703620</c:v>
              </c:pt>
              <c:pt idx="209">
                <c:v>2699090</c:v>
              </c:pt>
              <c:pt idx="210">
                <c:v>2692220</c:v>
              </c:pt>
              <c:pt idx="211">
                <c:v>2662260</c:v>
              </c:pt>
              <c:pt idx="212">
                <c:v>2656100</c:v>
              </c:pt>
              <c:pt idx="213">
                <c:v>2648740</c:v>
              </c:pt>
              <c:pt idx="214">
                <c:v>2618070</c:v>
              </c:pt>
              <c:pt idx="215">
                <c:v>2610220</c:v>
              </c:pt>
              <c:pt idx="216">
                <c:v>2601500</c:v>
              </c:pt>
              <c:pt idx="217">
                <c:v>2592160</c:v>
              </c:pt>
              <c:pt idx="218">
                <c:v>2583050</c:v>
              </c:pt>
              <c:pt idx="219">
                <c:v>2573690</c:v>
              </c:pt>
              <c:pt idx="220">
                <c:v>2563730</c:v>
              </c:pt>
              <c:pt idx="221">
                <c:v>2553460</c:v>
              </c:pt>
              <c:pt idx="222">
                <c:v>2542330</c:v>
              </c:pt>
              <c:pt idx="223">
                <c:v>2530110</c:v>
              </c:pt>
              <c:pt idx="224">
                <c:v>2517170</c:v>
              </c:pt>
              <c:pt idx="225">
                <c:v>2503110</c:v>
              </c:pt>
              <c:pt idx="226">
                <c:v>2487910</c:v>
              </c:pt>
              <c:pt idx="227">
                <c:v>2472370</c:v>
              </c:pt>
              <c:pt idx="228">
                <c:v>2456100</c:v>
              </c:pt>
              <c:pt idx="229">
                <c:v>2439140</c:v>
              </c:pt>
              <c:pt idx="230">
                <c:v>2421730</c:v>
              </c:pt>
              <c:pt idx="231">
                <c:v>2403600</c:v>
              </c:pt>
              <c:pt idx="232">
                <c:v>2385400</c:v>
              </c:pt>
              <c:pt idx="233">
                <c:v>2337250</c:v>
              </c:pt>
              <c:pt idx="234">
                <c:v>2320340</c:v>
              </c:pt>
              <c:pt idx="235">
                <c:v>2251070</c:v>
              </c:pt>
              <c:pt idx="236">
                <c:v>2237130</c:v>
              </c:pt>
              <c:pt idx="237">
                <c:v>2223020</c:v>
              </c:pt>
              <c:pt idx="238">
                <c:v>2185560</c:v>
              </c:pt>
              <c:pt idx="239">
                <c:v>2132270</c:v>
              </c:pt>
              <c:pt idx="240">
                <c:v>2124460</c:v>
              </c:pt>
              <c:pt idx="241">
                <c:v>2115240</c:v>
              </c:pt>
              <c:pt idx="242">
                <c:v>2105540</c:v>
              </c:pt>
              <c:pt idx="243">
                <c:v>2095280</c:v>
              </c:pt>
              <c:pt idx="244">
                <c:v>2065520</c:v>
              </c:pt>
              <c:pt idx="245">
                <c:v>2023230</c:v>
              </c:pt>
              <c:pt idx="246">
                <c:v>2018080</c:v>
              </c:pt>
              <c:pt idx="247">
                <c:v>2011810</c:v>
              </c:pt>
              <c:pt idx="248">
                <c:v>1989690</c:v>
              </c:pt>
              <c:pt idx="249">
                <c:v>1984040</c:v>
              </c:pt>
              <c:pt idx="250">
                <c:v>1977750</c:v>
              </c:pt>
            </c:numLit>
          </c:yVal>
          <c:smooth val="1"/>
          <c:extLst>
            <c:ext xmlns:c16="http://schemas.microsoft.com/office/drawing/2014/chart" uri="{C3380CC4-5D6E-409C-BE32-E72D297353CC}">
              <c16:uniqueId val="{00000003-675D-4B2C-826D-1B778C9634C1}"/>
            </c:ext>
          </c:extLst>
        </c:ser>
        <c:ser>
          <c:idx val="4"/>
          <c:order val="4"/>
          <c:tx>
            <c:v>Seed 3</c:v>
          </c:tx>
          <c:spPr>
            <a:ln w="3175">
              <a:noFill/>
            </a:ln>
          </c:spPr>
          <c:marker>
            <c:symbol val="circle"/>
            <c:size val="2"/>
            <c:spPr>
              <a:solidFill>
                <a:srgbClr val="4BACC6"/>
              </a:solidFill>
              <a:ln w="3175">
                <a:solidFill>
                  <a:srgbClr val="4BACC6"/>
                </a:solidFill>
                <a:prstDash val="solid"/>
              </a:ln>
            </c:spPr>
          </c:marker>
          <c:xVal>
            <c:numLit>
              <c:formatCode>General</c:formatCode>
              <c:ptCount val="251"/>
              <c:pt idx="0">
                <c:v>0</c:v>
              </c:pt>
              <c:pt idx="1">
                <c:v>4.0000000000000001E-3</c:v>
              </c:pt>
              <c:pt idx="2">
                <c:v>8.0000000000000002E-3</c:v>
              </c:pt>
              <c:pt idx="3">
                <c:v>1.2E-2</c:v>
              </c:pt>
              <c:pt idx="4">
                <c:v>1.6E-2</c:v>
              </c:pt>
              <c:pt idx="5">
                <c:v>0.02</c:v>
              </c:pt>
              <c:pt idx="6">
                <c:v>2.4E-2</c:v>
              </c:pt>
              <c:pt idx="7">
                <c:v>2.8000000000000001E-2</c:v>
              </c:pt>
              <c:pt idx="8">
                <c:v>3.2000000000000001E-2</c:v>
              </c:pt>
              <c:pt idx="9">
                <c:v>3.5999999999999997E-2</c:v>
              </c:pt>
              <c:pt idx="10">
                <c:v>0.04</c:v>
              </c:pt>
              <c:pt idx="11">
                <c:v>4.3999999999999997E-2</c:v>
              </c:pt>
              <c:pt idx="12">
                <c:v>4.8000000000000001E-2</c:v>
              </c:pt>
              <c:pt idx="13">
                <c:v>5.1999999999999998E-2</c:v>
              </c:pt>
              <c:pt idx="14">
                <c:v>5.6000000000000001E-2</c:v>
              </c:pt>
              <c:pt idx="15">
                <c:v>0.06</c:v>
              </c:pt>
              <c:pt idx="16">
                <c:v>6.4000000000000001E-2</c:v>
              </c:pt>
              <c:pt idx="17">
                <c:v>6.8000000000000005E-2</c:v>
              </c:pt>
              <c:pt idx="18">
                <c:v>7.1999999999999995E-2</c:v>
              </c:pt>
              <c:pt idx="19">
                <c:v>7.5999999999999998E-2</c:v>
              </c:pt>
              <c:pt idx="20">
                <c:v>0.08</c:v>
              </c:pt>
              <c:pt idx="21">
                <c:v>8.4000000000000005E-2</c:v>
              </c:pt>
              <c:pt idx="22">
                <c:v>8.7999999999999995E-2</c:v>
              </c:pt>
              <c:pt idx="23">
                <c:v>9.1999999999999998E-2</c:v>
              </c:pt>
              <c:pt idx="24">
                <c:v>9.6000000000000002E-2</c:v>
              </c:pt>
              <c:pt idx="25">
                <c:v>0.1</c:v>
              </c:pt>
              <c:pt idx="26">
                <c:v>0.104</c:v>
              </c:pt>
              <c:pt idx="27">
                <c:v>0.108</c:v>
              </c:pt>
              <c:pt idx="28">
                <c:v>0.112</c:v>
              </c:pt>
              <c:pt idx="29">
                <c:v>0.11600000000000001</c:v>
              </c:pt>
              <c:pt idx="30">
                <c:v>0.12</c:v>
              </c:pt>
              <c:pt idx="31">
                <c:v>0.124</c:v>
              </c:pt>
              <c:pt idx="32">
                <c:v>0.128</c:v>
              </c:pt>
              <c:pt idx="33">
                <c:v>0.13200000000000001</c:v>
              </c:pt>
              <c:pt idx="34">
                <c:v>0.13600000000000001</c:v>
              </c:pt>
              <c:pt idx="35">
                <c:v>0.14000000000000001</c:v>
              </c:pt>
              <c:pt idx="36">
                <c:v>0.14399999999999999</c:v>
              </c:pt>
              <c:pt idx="37">
                <c:v>0.14799999999999999</c:v>
              </c:pt>
              <c:pt idx="38">
                <c:v>0.152</c:v>
              </c:pt>
              <c:pt idx="39">
                <c:v>0.156</c:v>
              </c:pt>
              <c:pt idx="40">
                <c:v>0.16</c:v>
              </c:pt>
              <c:pt idx="41">
                <c:v>0.16400000000000001</c:v>
              </c:pt>
              <c:pt idx="42">
                <c:v>0.16800000000000001</c:v>
              </c:pt>
              <c:pt idx="43">
                <c:v>0.17199999999999999</c:v>
              </c:pt>
              <c:pt idx="44">
                <c:v>0.17599999999999999</c:v>
              </c:pt>
              <c:pt idx="45">
                <c:v>0.18</c:v>
              </c:pt>
              <c:pt idx="46">
                <c:v>0.184</c:v>
              </c:pt>
              <c:pt idx="47">
                <c:v>0.188</c:v>
              </c:pt>
              <c:pt idx="48">
                <c:v>0.192</c:v>
              </c:pt>
              <c:pt idx="49">
                <c:v>0.19600000000000001</c:v>
              </c:pt>
              <c:pt idx="50">
                <c:v>0.2</c:v>
              </c:pt>
              <c:pt idx="51">
                <c:v>0.20399999999999999</c:v>
              </c:pt>
              <c:pt idx="52">
                <c:v>0.20799999999999999</c:v>
              </c:pt>
              <c:pt idx="53">
                <c:v>0.21199999999999999</c:v>
              </c:pt>
              <c:pt idx="54">
                <c:v>0.216</c:v>
              </c:pt>
              <c:pt idx="55">
                <c:v>0.22</c:v>
              </c:pt>
              <c:pt idx="56">
                <c:v>0.224</c:v>
              </c:pt>
              <c:pt idx="57">
                <c:v>0.22800000000000001</c:v>
              </c:pt>
              <c:pt idx="58">
                <c:v>0.23200000000000001</c:v>
              </c:pt>
              <c:pt idx="59">
                <c:v>0.23599999999999999</c:v>
              </c:pt>
              <c:pt idx="60">
                <c:v>0.24</c:v>
              </c:pt>
              <c:pt idx="61">
                <c:v>0.24399999999999999</c:v>
              </c:pt>
              <c:pt idx="62">
                <c:v>0.248</c:v>
              </c:pt>
              <c:pt idx="63">
                <c:v>0.252</c:v>
              </c:pt>
              <c:pt idx="64">
                <c:v>0.25600000000000001</c:v>
              </c:pt>
              <c:pt idx="65">
                <c:v>0.26</c:v>
              </c:pt>
              <c:pt idx="66">
                <c:v>0.26400000000000001</c:v>
              </c:pt>
              <c:pt idx="67">
                <c:v>0.26800000000000002</c:v>
              </c:pt>
              <c:pt idx="68">
                <c:v>0.27200000000000002</c:v>
              </c:pt>
              <c:pt idx="69">
                <c:v>0.27600000000000002</c:v>
              </c:pt>
              <c:pt idx="70">
                <c:v>0.28000000000000003</c:v>
              </c:pt>
              <c:pt idx="71">
                <c:v>0.28399999999999997</c:v>
              </c:pt>
              <c:pt idx="72">
                <c:v>0.28799999999999998</c:v>
              </c:pt>
              <c:pt idx="73">
                <c:v>0.29199999999999998</c:v>
              </c:pt>
              <c:pt idx="74">
                <c:v>0.29599999999999999</c:v>
              </c:pt>
              <c:pt idx="75">
                <c:v>0.3</c:v>
              </c:pt>
              <c:pt idx="76">
                <c:v>0.30399999999999999</c:v>
              </c:pt>
              <c:pt idx="77">
                <c:v>0.308</c:v>
              </c:pt>
              <c:pt idx="78">
                <c:v>0.312</c:v>
              </c:pt>
              <c:pt idx="79">
                <c:v>0.316</c:v>
              </c:pt>
              <c:pt idx="80">
                <c:v>0.32</c:v>
              </c:pt>
              <c:pt idx="81">
                <c:v>0.32400000000000001</c:v>
              </c:pt>
              <c:pt idx="82">
                <c:v>0.32800000000000001</c:v>
              </c:pt>
              <c:pt idx="83">
                <c:v>0.33200000000000002</c:v>
              </c:pt>
              <c:pt idx="84">
                <c:v>0.33600000000000002</c:v>
              </c:pt>
              <c:pt idx="85">
                <c:v>0.34</c:v>
              </c:pt>
              <c:pt idx="86">
                <c:v>0.34399999999999997</c:v>
              </c:pt>
              <c:pt idx="87">
                <c:v>0.34799999999999998</c:v>
              </c:pt>
              <c:pt idx="88">
                <c:v>0.35199999999999998</c:v>
              </c:pt>
              <c:pt idx="89">
                <c:v>0.35599999999999998</c:v>
              </c:pt>
              <c:pt idx="90">
                <c:v>0.36</c:v>
              </c:pt>
              <c:pt idx="91">
                <c:v>0.36399999999999999</c:v>
              </c:pt>
              <c:pt idx="92">
                <c:v>0.36799999999999999</c:v>
              </c:pt>
              <c:pt idx="93">
                <c:v>0.372</c:v>
              </c:pt>
              <c:pt idx="94">
                <c:v>0.376</c:v>
              </c:pt>
              <c:pt idx="95">
                <c:v>0.38</c:v>
              </c:pt>
              <c:pt idx="96">
                <c:v>0.38400000000000001</c:v>
              </c:pt>
              <c:pt idx="97">
                <c:v>0.38800000000000001</c:v>
              </c:pt>
              <c:pt idx="98">
                <c:v>0.39200000000000002</c:v>
              </c:pt>
              <c:pt idx="99">
                <c:v>0.39600000000000002</c:v>
              </c:pt>
              <c:pt idx="100">
                <c:v>0.4</c:v>
              </c:pt>
              <c:pt idx="101">
                <c:v>0.40400000000000003</c:v>
              </c:pt>
              <c:pt idx="102">
                <c:v>0.40799999999999997</c:v>
              </c:pt>
              <c:pt idx="103">
                <c:v>0.41199999999999998</c:v>
              </c:pt>
              <c:pt idx="104">
                <c:v>0.41599999999999998</c:v>
              </c:pt>
              <c:pt idx="105">
                <c:v>0.42</c:v>
              </c:pt>
              <c:pt idx="106">
                <c:v>0.42399999999999999</c:v>
              </c:pt>
              <c:pt idx="107">
                <c:v>0.42799999999999999</c:v>
              </c:pt>
              <c:pt idx="108">
                <c:v>0.432</c:v>
              </c:pt>
              <c:pt idx="109">
                <c:v>0.436</c:v>
              </c:pt>
              <c:pt idx="110">
                <c:v>0.44</c:v>
              </c:pt>
              <c:pt idx="111">
                <c:v>0.44400000000000001</c:v>
              </c:pt>
              <c:pt idx="112">
                <c:v>0.44800000000000001</c:v>
              </c:pt>
              <c:pt idx="113">
                <c:v>0.45200000000000001</c:v>
              </c:pt>
              <c:pt idx="114">
                <c:v>0.45600000000000002</c:v>
              </c:pt>
              <c:pt idx="115">
                <c:v>0.46</c:v>
              </c:pt>
              <c:pt idx="116">
                <c:v>0.46400000000000002</c:v>
              </c:pt>
              <c:pt idx="117">
                <c:v>0.46800000000000003</c:v>
              </c:pt>
              <c:pt idx="118">
                <c:v>0.47199999999999998</c:v>
              </c:pt>
              <c:pt idx="119">
                <c:v>0.47599999999999998</c:v>
              </c:pt>
              <c:pt idx="120">
                <c:v>0.48</c:v>
              </c:pt>
              <c:pt idx="121">
                <c:v>0.48399999999999999</c:v>
              </c:pt>
              <c:pt idx="122">
                <c:v>0.48799999999999999</c:v>
              </c:pt>
              <c:pt idx="123">
                <c:v>0.49199999999999999</c:v>
              </c:pt>
              <c:pt idx="124">
                <c:v>0.496</c:v>
              </c:pt>
              <c:pt idx="125">
                <c:v>0.5</c:v>
              </c:pt>
              <c:pt idx="126">
                <c:v>0.504</c:v>
              </c:pt>
              <c:pt idx="127">
                <c:v>0.50800000000000001</c:v>
              </c:pt>
              <c:pt idx="128">
                <c:v>0.51200000000000001</c:v>
              </c:pt>
              <c:pt idx="129">
                <c:v>0.51600000000000001</c:v>
              </c:pt>
              <c:pt idx="130">
                <c:v>0.52</c:v>
              </c:pt>
              <c:pt idx="131">
                <c:v>0.52400000000000002</c:v>
              </c:pt>
              <c:pt idx="132">
                <c:v>0.52800000000000002</c:v>
              </c:pt>
              <c:pt idx="133">
                <c:v>0.53200000000000003</c:v>
              </c:pt>
              <c:pt idx="134">
                <c:v>0.53600000000000003</c:v>
              </c:pt>
              <c:pt idx="135">
                <c:v>0.54</c:v>
              </c:pt>
              <c:pt idx="136">
                <c:v>0.54400000000000004</c:v>
              </c:pt>
              <c:pt idx="137">
                <c:v>0.54800000000000004</c:v>
              </c:pt>
              <c:pt idx="138">
                <c:v>0.55200000000000005</c:v>
              </c:pt>
              <c:pt idx="139">
                <c:v>0.55600000000000005</c:v>
              </c:pt>
              <c:pt idx="140">
                <c:v>0.56000000000000005</c:v>
              </c:pt>
              <c:pt idx="141">
                <c:v>0.56399999999999995</c:v>
              </c:pt>
              <c:pt idx="142">
                <c:v>0.56799999999999995</c:v>
              </c:pt>
              <c:pt idx="143">
                <c:v>0.57199999999999995</c:v>
              </c:pt>
              <c:pt idx="144">
                <c:v>0.57599999999999996</c:v>
              </c:pt>
              <c:pt idx="145">
                <c:v>0.57999999999999996</c:v>
              </c:pt>
              <c:pt idx="146">
                <c:v>0.58399999999999996</c:v>
              </c:pt>
              <c:pt idx="147">
                <c:v>0.58799999999999997</c:v>
              </c:pt>
              <c:pt idx="148">
                <c:v>0.59199999999999997</c:v>
              </c:pt>
              <c:pt idx="149">
                <c:v>0.59599999999999997</c:v>
              </c:pt>
              <c:pt idx="150">
                <c:v>0.6</c:v>
              </c:pt>
              <c:pt idx="151">
                <c:v>0.60399999999999998</c:v>
              </c:pt>
              <c:pt idx="152">
                <c:v>0.60799999999999998</c:v>
              </c:pt>
              <c:pt idx="153">
                <c:v>0.61199999999999999</c:v>
              </c:pt>
              <c:pt idx="154">
                <c:v>0.61599999999999999</c:v>
              </c:pt>
              <c:pt idx="155">
                <c:v>0.62</c:v>
              </c:pt>
              <c:pt idx="156">
                <c:v>0.624</c:v>
              </c:pt>
              <c:pt idx="157">
                <c:v>0.628</c:v>
              </c:pt>
              <c:pt idx="158">
                <c:v>0.63200000000000001</c:v>
              </c:pt>
              <c:pt idx="159">
                <c:v>0.63600000000000001</c:v>
              </c:pt>
              <c:pt idx="160">
                <c:v>0.64</c:v>
              </c:pt>
              <c:pt idx="161">
                <c:v>0.64400000000000002</c:v>
              </c:pt>
              <c:pt idx="162">
                <c:v>0.64800000000000002</c:v>
              </c:pt>
              <c:pt idx="163">
                <c:v>0.65200000000000002</c:v>
              </c:pt>
              <c:pt idx="164">
                <c:v>0.65600000000000003</c:v>
              </c:pt>
              <c:pt idx="165">
                <c:v>0.66</c:v>
              </c:pt>
              <c:pt idx="166">
                <c:v>0.66400000000000003</c:v>
              </c:pt>
              <c:pt idx="167">
                <c:v>0.66800000000000004</c:v>
              </c:pt>
              <c:pt idx="168">
                <c:v>0.67200000000000004</c:v>
              </c:pt>
              <c:pt idx="169">
                <c:v>0.67600000000000005</c:v>
              </c:pt>
              <c:pt idx="170">
                <c:v>0.68</c:v>
              </c:pt>
              <c:pt idx="171">
                <c:v>0.68400000000000005</c:v>
              </c:pt>
              <c:pt idx="172">
                <c:v>0.68799999999999994</c:v>
              </c:pt>
              <c:pt idx="173">
                <c:v>0.69199999999999995</c:v>
              </c:pt>
              <c:pt idx="174">
                <c:v>0.69599999999999995</c:v>
              </c:pt>
              <c:pt idx="175">
                <c:v>0.7</c:v>
              </c:pt>
              <c:pt idx="176">
                <c:v>0.70399999999999996</c:v>
              </c:pt>
              <c:pt idx="177">
                <c:v>0.70799999999999996</c:v>
              </c:pt>
              <c:pt idx="178">
                <c:v>0.71199999999999997</c:v>
              </c:pt>
              <c:pt idx="179">
                <c:v>0.71599999999999997</c:v>
              </c:pt>
              <c:pt idx="180">
                <c:v>0.72</c:v>
              </c:pt>
              <c:pt idx="181">
                <c:v>0.72399999999999998</c:v>
              </c:pt>
              <c:pt idx="182">
                <c:v>0.72799999999999998</c:v>
              </c:pt>
              <c:pt idx="183">
                <c:v>0.73199999999999998</c:v>
              </c:pt>
              <c:pt idx="184">
                <c:v>0.73599999999999999</c:v>
              </c:pt>
              <c:pt idx="185">
                <c:v>0.74</c:v>
              </c:pt>
              <c:pt idx="186">
                <c:v>0.74399999999999999</c:v>
              </c:pt>
              <c:pt idx="187">
                <c:v>0.748</c:v>
              </c:pt>
              <c:pt idx="188">
                <c:v>0.752</c:v>
              </c:pt>
              <c:pt idx="189">
                <c:v>0.75600000000000001</c:v>
              </c:pt>
              <c:pt idx="190">
                <c:v>0.76</c:v>
              </c:pt>
              <c:pt idx="191">
                <c:v>0.76400000000000001</c:v>
              </c:pt>
              <c:pt idx="192">
                <c:v>0.76800000000000002</c:v>
              </c:pt>
              <c:pt idx="193">
                <c:v>0.77200000000000002</c:v>
              </c:pt>
              <c:pt idx="194">
                <c:v>0.77600000000000002</c:v>
              </c:pt>
              <c:pt idx="195">
                <c:v>0.78</c:v>
              </c:pt>
              <c:pt idx="196">
                <c:v>0.78400000000000003</c:v>
              </c:pt>
              <c:pt idx="197">
                <c:v>0.78800000000000003</c:v>
              </c:pt>
              <c:pt idx="198">
                <c:v>0.79200000000000004</c:v>
              </c:pt>
              <c:pt idx="199">
                <c:v>0.79600000000000004</c:v>
              </c:pt>
              <c:pt idx="200">
                <c:v>0.8</c:v>
              </c:pt>
              <c:pt idx="201">
                <c:v>0.80400000000000005</c:v>
              </c:pt>
              <c:pt idx="202">
                <c:v>0.80800000000000005</c:v>
              </c:pt>
              <c:pt idx="203">
                <c:v>0.81200000000000006</c:v>
              </c:pt>
              <c:pt idx="204">
                <c:v>0.81599999999999995</c:v>
              </c:pt>
              <c:pt idx="205">
                <c:v>0.82</c:v>
              </c:pt>
              <c:pt idx="206">
                <c:v>0.82399999999999995</c:v>
              </c:pt>
              <c:pt idx="207">
                <c:v>0.82799999999999996</c:v>
              </c:pt>
              <c:pt idx="208">
                <c:v>0.83199999999999996</c:v>
              </c:pt>
              <c:pt idx="209">
                <c:v>0.83599999999999997</c:v>
              </c:pt>
              <c:pt idx="210">
                <c:v>0.84</c:v>
              </c:pt>
              <c:pt idx="211">
                <c:v>0.84399999999999997</c:v>
              </c:pt>
              <c:pt idx="212">
                <c:v>0.84799999999999998</c:v>
              </c:pt>
              <c:pt idx="213">
                <c:v>0.85199999999999998</c:v>
              </c:pt>
              <c:pt idx="214">
                <c:v>0.85599999999999998</c:v>
              </c:pt>
              <c:pt idx="215">
                <c:v>0.86</c:v>
              </c:pt>
              <c:pt idx="216">
                <c:v>0.86399999999999999</c:v>
              </c:pt>
              <c:pt idx="217">
                <c:v>0.86799999999999999</c:v>
              </c:pt>
              <c:pt idx="218">
                <c:v>0.872</c:v>
              </c:pt>
              <c:pt idx="219">
                <c:v>0.876</c:v>
              </c:pt>
              <c:pt idx="220">
                <c:v>0.88</c:v>
              </c:pt>
              <c:pt idx="221">
                <c:v>0.88400000000000001</c:v>
              </c:pt>
              <c:pt idx="222">
                <c:v>0.88800000000000001</c:v>
              </c:pt>
              <c:pt idx="223">
                <c:v>0.89200000000000002</c:v>
              </c:pt>
              <c:pt idx="224">
                <c:v>0.89600000000000002</c:v>
              </c:pt>
              <c:pt idx="225">
                <c:v>0.9</c:v>
              </c:pt>
              <c:pt idx="226">
                <c:v>0.90400000000000003</c:v>
              </c:pt>
              <c:pt idx="227">
                <c:v>0.90800000000000003</c:v>
              </c:pt>
              <c:pt idx="228">
                <c:v>0.91200000000000003</c:v>
              </c:pt>
              <c:pt idx="229">
                <c:v>0.91600000000000004</c:v>
              </c:pt>
              <c:pt idx="230">
                <c:v>0.92</c:v>
              </c:pt>
              <c:pt idx="231">
                <c:v>0.92400000000000004</c:v>
              </c:pt>
              <c:pt idx="232">
                <c:v>0.92800000000000005</c:v>
              </c:pt>
              <c:pt idx="233">
                <c:v>0.93200000000000005</c:v>
              </c:pt>
              <c:pt idx="234">
                <c:v>0.93600000000000005</c:v>
              </c:pt>
              <c:pt idx="235">
                <c:v>0.94</c:v>
              </c:pt>
              <c:pt idx="236">
                <c:v>0.94399999999999995</c:v>
              </c:pt>
              <c:pt idx="237">
                <c:v>0.94799999999999995</c:v>
              </c:pt>
              <c:pt idx="238">
                <c:v>0.95199999999999996</c:v>
              </c:pt>
              <c:pt idx="239">
                <c:v>0.95599999999999996</c:v>
              </c:pt>
              <c:pt idx="240">
                <c:v>0.96</c:v>
              </c:pt>
              <c:pt idx="241">
                <c:v>0.96399999999999997</c:v>
              </c:pt>
              <c:pt idx="242">
                <c:v>0.96799999999999997</c:v>
              </c:pt>
              <c:pt idx="243">
                <c:v>0.97199999999999998</c:v>
              </c:pt>
              <c:pt idx="244">
                <c:v>0.97599999999999998</c:v>
              </c:pt>
              <c:pt idx="245">
                <c:v>0.98</c:v>
              </c:pt>
              <c:pt idx="246">
                <c:v>0.98399999999999999</c:v>
              </c:pt>
              <c:pt idx="247">
                <c:v>0.98799999999999999</c:v>
              </c:pt>
              <c:pt idx="248">
                <c:v>0.99199999999999999</c:v>
              </c:pt>
              <c:pt idx="249">
                <c:v>0.996</c:v>
              </c:pt>
              <c:pt idx="250">
                <c:v>1</c:v>
              </c:pt>
            </c:numLit>
          </c:xVal>
          <c:yVal>
            <c:numLit>
              <c:formatCode>0.00E+00</c:formatCode>
              <c:ptCount val="251"/>
              <c:pt idx="0">
                <c:v>0</c:v>
              </c:pt>
              <c:pt idx="1">
                <c:v>768678</c:v>
              </c:pt>
              <c:pt idx="2">
                <c:v>1537360</c:v>
              </c:pt>
              <c:pt idx="3">
                <c:v>2306040</c:v>
              </c:pt>
              <c:pt idx="4">
                <c:v>3074710</c:v>
              </c:pt>
              <c:pt idx="5">
                <c:v>3843390</c:v>
              </c:pt>
              <c:pt idx="6">
                <c:v>4612070</c:v>
              </c:pt>
              <c:pt idx="7">
                <c:v>5380750</c:v>
              </c:pt>
              <c:pt idx="8">
                <c:v>6149430</c:v>
              </c:pt>
              <c:pt idx="9">
                <c:v>6918110</c:v>
              </c:pt>
              <c:pt idx="10">
                <c:v>7686780</c:v>
              </c:pt>
              <c:pt idx="11">
                <c:v>8455460</c:v>
              </c:pt>
              <c:pt idx="12">
                <c:v>9224140</c:v>
              </c:pt>
              <c:pt idx="13">
                <c:v>9992820</c:v>
              </c:pt>
              <c:pt idx="14">
                <c:v>10761500</c:v>
              </c:pt>
              <c:pt idx="15">
                <c:v>11530200</c:v>
              </c:pt>
              <c:pt idx="16">
                <c:v>12298900</c:v>
              </c:pt>
              <c:pt idx="17">
                <c:v>13067500</c:v>
              </c:pt>
              <c:pt idx="18">
                <c:v>13836200</c:v>
              </c:pt>
              <c:pt idx="19">
                <c:v>14604900</c:v>
              </c:pt>
              <c:pt idx="20">
                <c:v>15373600</c:v>
              </c:pt>
              <c:pt idx="21">
                <c:v>16142200</c:v>
              </c:pt>
              <c:pt idx="22">
                <c:v>16910900</c:v>
              </c:pt>
              <c:pt idx="23">
                <c:v>17679600</c:v>
              </c:pt>
              <c:pt idx="24">
                <c:v>18448300</c:v>
              </c:pt>
              <c:pt idx="25">
                <c:v>19217000</c:v>
              </c:pt>
              <c:pt idx="26">
                <c:v>19985600</c:v>
              </c:pt>
              <c:pt idx="27">
                <c:v>20754300</c:v>
              </c:pt>
              <c:pt idx="28">
                <c:v>21523000</c:v>
              </c:pt>
              <c:pt idx="29">
                <c:v>22291700</c:v>
              </c:pt>
              <c:pt idx="30">
                <c:v>23060400</c:v>
              </c:pt>
              <c:pt idx="31">
                <c:v>23829000</c:v>
              </c:pt>
              <c:pt idx="32">
                <c:v>24597700</c:v>
              </c:pt>
              <c:pt idx="33">
                <c:v>25366400</c:v>
              </c:pt>
              <c:pt idx="34">
                <c:v>26135100</c:v>
              </c:pt>
              <c:pt idx="35">
                <c:v>26903700</c:v>
              </c:pt>
              <c:pt idx="36">
                <c:v>27672400</c:v>
              </c:pt>
              <c:pt idx="37">
                <c:v>28441100</c:v>
              </c:pt>
              <c:pt idx="38">
                <c:v>29209800</c:v>
              </c:pt>
              <c:pt idx="39">
                <c:v>29978400</c:v>
              </c:pt>
              <c:pt idx="40">
                <c:v>30747100</c:v>
              </c:pt>
              <c:pt idx="41">
                <c:v>31515700</c:v>
              </c:pt>
              <c:pt idx="42">
                <c:v>32284200</c:v>
              </c:pt>
              <c:pt idx="43">
                <c:v>33052800</c:v>
              </c:pt>
              <c:pt idx="44">
                <c:v>33821200</c:v>
              </c:pt>
              <c:pt idx="45">
                <c:v>34589600</c:v>
              </c:pt>
              <c:pt idx="46">
                <c:v>35357800</c:v>
              </c:pt>
              <c:pt idx="47">
                <c:v>36125800</c:v>
              </c:pt>
              <c:pt idx="48">
                <c:v>36893500</c:v>
              </c:pt>
              <c:pt idx="49">
                <c:v>37500300</c:v>
              </c:pt>
              <c:pt idx="50">
                <c:v>37987700</c:v>
              </c:pt>
              <c:pt idx="51">
                <c:v>38380600</c:v>
              </c:pt>
              <c:pt idx="52">
                <c:v>38664000</c:v>
              </c:pt>
              <c:pt idx="53">
                <c:v>38850500</c:v>
              </c:pt>
              <c:pt idx="54">
                <c:v>38884300</c:v>
              </c:pt>
              <c:pt idx="55">
                <c:v>39508800</c:v>
              </c:pt>
              <c:pt idx="56">
                <c:v>39953100</c:v>
              </c:pt>
              <c:pt idx="57">
                <c:v>40240100</c:v>
              </c:pt>
              <c:pt idx="58">
                <c:v>40395300</c:v>
              </c:pt>
              <c:pt idx="59">
                <c:v>40476500</c:v>
              </c:pt>
              <c:pt idx="60">
                <c:v>40411400</c:v>
              </c:pt>
              <c:pt idx="61">
                <c:v>40405700</c:v>
              </c:pt>
              <c:pt idx="62">
                <c:v>41011700</c:v>
              </c:pt>
              <c:pt idx="63">
                <c:v>41328700</c:v>
              </c:pt>
              <c:pt idx="64">
                <c:v>41246500</c:v>
              </c:pt>
              <c:pt idx="65">
                <c:v>41158000</c:v>
              </c:pt>
              <c:pt idx="66">
                <c:v>41100300</c:v>
              </c:pt>
              <c:pt idx="67">
                <c:v>41643800</c:v>
              </c:pt>
              <c:pt idx="68">
                <c:v>41811200</c:v>
              </c:pt>
              <c:pt idx="69">
                <c:v>41635700</c:v>
              </c:pt>
              <c:pt idx="70">
                <c:v>41099800</c:v>
              </c:pt>
              <c:pt idx="71">
                <c:v>40136700</c:v>
              </c:pt>
              <c:pt idx="72">
                <c:v>37864900</c:v>
              </c:pt>
              <c:pt idx="73">
                <c:v>33769900</c:v>
              </c:pt>
              <c:pt idx="74">
                <c:v>31479000</c:v>
              </c:pt>
              <c:pt idx="75">
                <c:v>31764300</c:v>
              </c:pt>
              <c:pt idx="76">
                <c:v>31979900</c:v>
              </c:pt>
              <c:pt idx="77">
                <c:v>30297100</c:v>
              </c:pt>
              <c:pt idx="78">
                <c:v>28355600</c:v>
              </c:pt>
              <c:pt idx="79">
                <c:v>28535500</c:v>
              </c:pt>
              <c:pt idx="80">
                <c:v>27205500</c:v>
              </c:pt>
              <c:pt idx="81">
                <c:v>27320200</c:v>
              </c:pt>
              <c:pt idx="82">
                <c:v>27348100</c:v>
              </c:pt>
              <c:pt idx="83">
                <c:v>21510000</c:v>
              </c:pt>
              <c:pt idx="84">
                <c:v>19357700</c:v>
              </c:pt>
              <c:pt idx="85">
                <c:v>19520700</c:v>
              </c:pt>
              <c:pt idx="86">
                <c:v>19668500</c:v>
              </c:pt>
              <c:pt idx="87">
                <c:v>19802900</c:v>
              </c:pt>
              <c:pt idx="88">
                <c:v>19923300</c:v>
              </c:pt>
              <c:pt idx="89">
                <c:v>20035400</c:v>
              </c:pt>
              <c:pt idx="90">
                <c:v>19899300</c:v>
              </c:pt>
              <c:pt idx="91">
                <c:v>20022200</c:v>
              </c:pt>
              <c:pt idx="92">
                <c:v>20106300</c:v>
              </c:pt>
              <c:pt idx="93">
                <c:v>20159100</c:v>
              </c:pt>
              <c:pt idx="94">
                <c:v>19656800</c:v>
              </c:pt>
              <c:pt idx="95">
                <c:v>18804600</c:v>
              </c:pt>
              <c:pt idx="96">
                <c:v>17307200</c:v>
              </c:pt>
              <c:pt idx="97">
                <c:v>16409800</c:v>
              </c:pt>
              <c:pt idx="98">
                <c:v>16550900</c:v>
              </c:pt>
              <c:pt idx="99">
                <c:v>16678000</c:v>
              </c:pt>
              <c:pt idx="100">
                <c:v>16780200</c:v>
              </c:pt>
              <c:pt idx="101">
                <c:v>16848200</c:v>
              </c:pt>
              <c:pt idx="102">
                <c:v>16885400</c:v>
              </c:pt>
              <c:pt idx="103">
                <c:v>16900100</c:v>
              </c:pt>
              <c:pt idx="104">
                <c:v>16904500</c:v>
              </c:pt>
              <c:pt idx="105">
                <c:v>16756300</c:v>
              </c:pt>
              <c:pt idx="106">
                <c:v>16468300</c:v>
              </c:pt>
              <c:pt idx="107">
                <c:v>16551100</c:v>
              </c:pt>
              <c:pt idx="108">
                <c:v>16588400</c:v>
              </c:pt>
              <c:pt idx="109">
                <c:v>16595300</c:v>
              </c:pt>
              <c:pt idx="110">
                <c:v>16586700</c:v>
              </c:pt>
              <c:pt idx="111">
                <c:v>16576600</c:v>
              </c:pt>
              <c:pt idx="112">
                <c:v>16083700</c:v>
              </c:pt>
              <c:pt idx="113">
                <c:v>16151100</c:v>
              </c:pt>
              <c:pt idx="114">
                <c:v>15940700</c:v>
              </c:pt>
              <c:pt idx="115">
                <c:v>15973900</c:v>
              </c:pt>
              <c:pt idx="116">
                <c:v>15994900</c:v>
              </c:pt>
              <c:pt idx="117">
                <c:v>15833600</c:v>
              </c:pt>
              <c:pt idx="118">
                <c:v>15913400</c:v>
              </c:pt>
              <c:pt idx="119">
                <c:v>15983100</c:v>
              </c:pt>
              <c:pt idx="120">
                <c:v>15967900</c:v>
              </c:pt>
              <c:pt idx="121">
                <c:v>16037000</c:v>
              </c:pt>
              <c:pt idx="122">
                <c:v>16088700</c:v>
              </c:pt>
              <c:pt idx="123">
                <c:v>16127500</c:v>
              </c:pt>
              <c:pt idx="124">
                <c:v>16162400</c:v>
              </c:pt>
              <c:pt idx="125">
                <c:v>16195800</c:v>
              </c:pt>
              <c:pt idx="126">
                <c:v>16228200</c:v>
              </c:pt>
              <c:pt idx="127">
                <c:v>16261200</c:v>
              </c:pt>
              <c:pt idx="128">
                <c:v>16298700</c:v>
              </c:pt>
              <c:pt idx="129">
                <c:v>16255600</c:v>
              </c:pt>
              <c:pt idx="130">
                <c:v>16317200</c:v>
              </c:pt>
              <c:pt idx="131">
                <c:v>16255300</c:v>
              </c:pt>
              <c:pt idx="132">
                <c:v>16337300</c:v>
              </c:pt>
              <c:pt idx="133">
                <c:v>16415800</c:v>
              </c:pt>
              <c:pt idx="134">
                <c:v>16493300</c:v>
              </c:pt>
              <c:pt idx="135">
                <c:v>16570400</c:v>
              </c:pt>
              <c:pt idx="136">
                <c:v>16647400</c:v>
              </c:pt>
              <c:pt idx="137">
                <c:v>16724900</c:v>
              </c:pt>
              <c:pt idx="138">
                <c:v>16802800</c:v>
              </c:pt>
              <c:pt idx="139">
                <c:v>16879700</c:v>
              </c:pt>
              <c:pt idx="140">
                <c:v>16954800</c:v>
              </c:pt>
              <c:pt idx="141">
                <c:v>17027400</c:v>
              </c:pt>
              <c:pt idx="142">
                <c:v>17100300</c:v>
              </c:pt>
              <c:pt idx="143">
                <c:v>17121100</c:v>
              </c:pt>
              <c:pt idx="144">
                <c:v>17198800</c:v>
              </c:pt>
              <c:pt idx="145">
                <c:v>17268700</c:v>
              </c:pt>
              <c:pt idx="146">
                <c:v>17277500</c:v>
              </c:pt>
              <c:pt idx="147">
                <c:v>17347800</c:v>
              </c:pt>
              <c:pt idx="148">
                <c:v>17411000</c:v>
              </c:pt>
              <c:pt idx="149">
                <c:v>17406200</c:v>
              </c:pt>
              <c:pt idx="150">
                <c:v>17235600</c:v>
              </c:pt>
              <c:pt idx="151">
                <c:v>17309200</c:v>
              </c:pt>
              <c:pt idx="152">
                <c:v>17371600</c:v>
              </c:pt>
              <c:pt idx="153">
                <c:v>17425900</c:v>
              </c:pt>
              <c:pt idx="154">
                <c:v>17333200</c:v>
              </c:pt>
              <c:pt idx="155">
                <c:v>17190200</c:v>
              </c:pt>
              <c:pt idx="156">
                <c:v>17245600</c:v>
              </c:pt>
              <c:pt idx="157">
                <c:v>17288100</c:v>
              </c:pt>
              <c:pt idx="158">
                <c:v>17321100</c:v>
              </c:pt>
              <c:pt idx="159">
                <c:v>17346000</c:v>
              </c:pt>
              <c:pt idx="160">
                <c:v>17364200</c:v>
              </c:pt>
              <c:pt idx="161">
                <c:v>17271300</c:v>
              </c:pt>
              <c:pt idx="162">
                <c:v>17283300</c:v>
              </c:pt>
              <c:pt idx="163">
                <c:v>17284100</c:v>
              </c:pt>
              <c:pt idx="164">
                <c:v>17276000</c:v>
              </c:pt>
              <c:pt idx="165">
                <c:v>17260200</c:v>
              </c:pt>
              <c:pt idx="166">
                <c:v>17237700</c:v>
              </c:pt>
              <c:pt idx="167">
                <c:v>17210100</c:v>
              </c:pt>
              <c:pt idx="168">
                <c:v>17034100</c:v>
              </c:pt>
              <c:pt idx="169">
                <c:v>17008000</c:v>
              </c:pt>
              <c:pt idx="170">
                <c:v>16973600</c:v>
              </c:pt>
              <c:pt idx="171">
                <c:v>16932100</c:v>
              </c:pt>
              <c:pt idx="172">
                <c:v>16883000</c:v>
              </c:pt>
              <c:pt idx="173">
                <c:v>16826800</c:v>
              </c:pt>
              <c:pt idx="174">
                <c:v>16584000</c:v>
              </c:pt>
              <c:pt idx="175">
                <c:v>16511900</c:v>
              </c:pt>
              <c:pt idx="176">
                <c:v>15819600</c:v>
              </c:pt>
              <c:pt idx="177">
                <c:v>15698100</c:v>
              </c:pt>
              <c:pt idx="178">
                <c:v>14984400</c:v>
              </c:pt>
              <c:pt idx="179">
                <c:v>4721270</c:v>
              </c:pt>
              <c:pt idx="180">
                <c:v>3923190</c:v>
              </c:pt>
              <c:pt idx="181">
                <c:v>3920070</c:v>
              </c:pt>
              <c:pt idx="182">
                <c:v>3921190</c:v>
              </c:pt>
              <c:pt idx="183">
                <c:v>3924120</c:v>
              </c:pt>
              <c:pt idx="184">
                <c:v>3926110</c:v>
              </c:pt>
              <c:pt idx="185">
                <c:v>3924030</c:v>
              </c:pt>
              <c:pt idx="186">
                <c:v>3917520</c:v>
              </c:pt>
              <c:pt idx="187">
                <c:v>3908620</c:v>
              </c:pt>
              <c:pt idx="188">
                <c:v>3841910</c:v>
              </c:pt>
              <c:pt idx="189">
                <c:v>3837980</c:v>
              </c:pt>
              <c:pt idx="190">
                <c:v>3743760</c:v>
              </c:pt>
              <c:pt idx="191">
                <c:v>3734900</c:v>
              </c:pt>
              <c:pt idx="192">
                <c:v>3722810</c:v>
              </c:pt>
              <c:pt idx="193">
                <c:v>3708450</c:v>
              </c:pt>
              <c:pt idx="194">
                <c:v>3692680</c:v>
              </c:pt>
              <c:pt idx="195">
                <c:v>3675130</c:v>
              </c:pt>
              <c:pt idx="196">
                <c:v>3655850</c:v>
              </c:pt>
              <c:pt idx="197">
                <c:v>3634800</c:v>
              </c:pt>
              <c:pt idx="198">
                <c:v>3611260</c:v>
              </c:pt>
              <c:pt idx="199">
                <c:v>3541210</c:v>
              </c:pt>
              <c:pt idx="200">
                <c:v>3519160</c:v>
              </c:pt>
              <c:pt idx="201">
                <c:v>3365240</c:v>
              </c:pt>
              <c:pt idx="202">
                <c:v>3340430</c:v>
              </c:pt>
              <c:pt idx="203">
                <c:v>3312750</c:v>
              </c:pt>
              <c:pt idx="204">
                <c:v>3235610</c:v>
              </c:pt>
              <c:pt idx="205">
                <c:v>3206580</c:v>
              </c:pt>
              <c:pt idx="206">
                <c:v>3175410</c:v>
              </c:pt>
              <c:pt idx="207">
                <c:v>3058420</c:v>
              </c:pt>
              <c:pt idx="208">
                <c:v>2930960</c:v>
              </c:pt>
              <c:pt idx="209">
                <c:v>2928440</c:v>
              </c:pt>
              <c:pt idx="210">
                <c:v>2853650</c:v>
              </c:pt>
              <c:pt idx="211">
                <c:v>2762070</c:v>
              </c:pt>
              <c:pt idx="212">
                <c:v>2763550</c:v>
              </c:pt>
              <c:pt idx="213">
                <c:v>2760750</c:v>
              </c:pt>
              <c:pt idx="214">
                <c:v>2755500</c:v>
              </c:pt>
              <c:pt idx="215">
                <c:v>2748870</c:v>
              </c:pt>
              <c:pt idx="216">
                <c:v>2741060</c:v>
              </c:pt>
              <c:pt idx="217">
                <c:v>2732350</c:v>
              </c:pt>
              <c:pt idx="218">
                <c:v>2722100</c:v>
              </c:pt>
              <c:pt idx="219">
                <c:v>2710300</c:v>
              </c:pt>
              <c:pt idx="220">
                <c:v>2672070</c:v>
              </c:pt>
              <c:pt idx="221">
                <c:v>2661070</c:v>
              </c:pt>
              <c:pt idx="222">
                <c:v>2648820</c:v>
              </c:pt>
              <c:pt idx="223">
                <c:v>2635770</c:v>
              </c:pt>
              <c:pt idx="224">
                <c:v>2622010</c:v>
              </c:pt>
              <c:pt idx="225">
                <c:v>2608150</c:v>
              </c:pt>
              <c:pt idx="226">
                <c:v>2567710</c:v>
              </c:pt>
              <c:pt idx="227">
                <c:v>2555820</c:v>
              </c:pt>
              <c:pt idx="228">
                <c:v>2542780</c:v>
              </c:pt>
              <c:pt idx="229">
                <c:v>2528830</c:v>
              </c:pt>
              <c:pt idx="230">
                <c:v>2514430</c:v>
              </c:pt>
              <c:pt idx="231">
                <c:v>2473520</c:v>
              </c:pt>
              <c:pt idx="232">
                <c:v>2460910</c:v>
              </c:pt>
              <c:pt idx="233">
                <c:v>2447060</c:v>
              </c:pt>
              <c:pt idx="234">
                <c:v>2408190</c:v>
              </c:pt>
              <c:pt idx="235">
                <c:v>2396680</c:v>
              </c:pt>
              <c:pt idx="236">
                <c:v>2384320</c:v>
              </c:pt>
              <c:pt idx="237">
                <c:v>2371370</c:v>
              </c:pt>
              <c:pt idx="238">
                <c:v>2358490</c:v>
              </c:pt>
              <c:pt idx="239">
                <c:v>2345300</c:v>
              </c:pt>
              <c:pt idx="240">
                <c:v>2289580</c:v>
              </c:pt>
              <c:pt idx="241">
                <c:v>2281440</c:v>
              </c:pt>
              <c:pt idx="242">
                <c:v>2253940</c:v>
              </c:pt>
              <c:pt idx="243">
                <c:v>2214950</c:v>
              </c:pt>
              <c:pt idx="244">
                <c:v>2163060</c:v>
              </c:pt>
              <c:pt idx="245">
                <c:v>2192540</c:v>
              </c:pt>
              <c:pt idx="246">
                <c:v>2189830</c:v>
              </c:pt>
              <c:pt idx="247">
                <c:v>2186580</c:v>
              </c:pt>
              <c:pt idx="248">
                <c:v>2183440</c:v>
              </c:pt>
              <c:pt idx="249">
                <c:v>2180210</c:v>
              </c:pt>
              <c:pt idx="250">
                <c:v>2176850</c:v>
              </c:pt>
            </c:numLit>
          </c:yVal>
          <c:smooth val="1"/>
          <c:extLst>
            <c:ext xmlns:c16="http://schemas.microsoft.com/office/drawing/2014/chart" uri="{C3380CC4-5D6E-409C-BE32-E72D297353CC}">
              <c16:uniqueId val="{00000004-675D-4B2C-826D-1B778C9634C1}"/>
            </c:ext>
          </c:extLst>
        </c:ser>
        <c:dLbls>
          <c:showLegendKey val="0"/>
          <c:showVal val="0"/>
          <c:showCatName val="0"/>
          <c:showSerName val="0"/>
          <c:showPercent val="0"/>
          <c:showBubbleSize val="0"/>
        </c:dLbls>
        <c:axId val="429"/>
        <c:axId val="6702"/>
      </c:scatterChart>
      <c:valAx>
        <c:axId val="429"/>
        <c:scaling>
          <c:orientation val="minMax"/>
          <c:max val="0.60000000000000009"/>
        </c:scaling>
        <c:delete val="0"/>
        <c:axPos val="b"/>
        <c:majorGridlines>
          <c:spPr>
            <a:ln w="3175">
              <a:solidFill>
                <a:srgbClr val="D9D9D9"/>
              </a:solidFill>
              <a:prstDash val="solid"/>
            </a:ln>
          </c:spPr>
        </c:majorGridlines>
        <c:title>
          <c:tx>
            <c:rich>
              <a:bodyPr rot="0" vert="horz"/>
              <a:lstStyle/>
              <a:p>
                <a:pPr>
                  <a:defRPr sz="1000" b="0" i="0" u="none" strike="noStrike" baseline="0">
                    <a:solidFill>
                      <a:srgbClr val="969696"/>
                    </a:solidFill>
                    <a:cs typeface="+mn-cs"/>
                  </a:defRPr>
                </a:pPr>
                <a:r>
                  <a:rPr lang="en-US" altLang="en-US"/>
                  <a:t>Strain (%)</a:t>
                </a:r>
              </a:p>
            </c:rich>
          </c:tx>
          <c:overlay val="0"/>
          <c:spPr>
            <a:noFill/>
            <a:ln w="3175">
              <a:noFill/>
            </a:ln>
          </c:spPr>
        </c:title>
        <c:numFmt formatCode="General" sourceLinked="1"/>
        <c:majorTickMark val="none"/>
        <c:minorTickMark val="none"/>
        <c:tickLblPos val="nextTo"/>
        <c:spPr>
          <a:ln w="3175">
            <a:solidFill>
              <a:srgbClr val="BFBFBF"/>
            </a:solidFill>
            <a:prstDash val="solid"/>
          </a:ln>
        </c:spPr>
        <c:txPr>
          <a:bodyPr rot="0" vert="horz"/>
          <a:lstStyle/>
          <a:p>
            <a:pPr>
              <a:defRPr sz="900" b="0" i="0" u="none" strike="noStrike" baseline="0">
                <a:solidFill>
                  <a:srgbClr val="969696"/>
                </a:solidFill>
                <a:cs typeface="+mn-cs"/>
              </a:defRPr>
            </a:pPr>
            <a:endParaRPr lang="en-US"/>
          </a:p>
        </c:txPr>
        <c:crossAx val="6702"/>
        <c:crosses val="autoZero"/>
        <c:crossBetween val="midCat"/>
      </c:valAx>
      <c:valAx>
        <c:axId val="6702"/>
        <c:scaling>
          <c:orientation val="minMax"/>
        </c:scaling>
        <c:delete val="0"/>
        <c:axPos val="l"/>
        <c:majorGridlines>
          <c:spPr>
            <a:ln w="3175">
              <a:solidFill>
                <a:srgbClr val="D9D9D9"/>
              </a:solidFill>
              <a:prstDash val="solid"/>
            </a:ln>
          </c:spPr>
        </c:majorGridlines>
        <c:title>
          <c:tx>
            <c:rich>
              <a:bodyPr rot="0" vert="horz"/>
              <a:lstStyle/>
              <a:p>
                <a:pPr>
                  <a:defRPr sz="1000" b="0" i="0" u="none" strike="noStrike" baseline="0">
                    <a:solidFill>
                      <a:srgbClr val="969696"/>
                    </a:solidFill>
                    <a:cs typeface="+mn-cs"/>
                  </a:defRPr>
                </a:pPr>
                <a:r>
                  <a:rPr lang="en-US" altLang="en-US"/>
                  <a:t>Strength (Pa)</a:t>
                </a:r>
              </a:p>
            </c:rich>
          </c:tx>
          <c:overlay val="0"/>
          <c:spPr>
            <a:noFill/>
            <a:ln w="3175">
              <a:noFill/>
            </a:ln>
          </c:spPr>
        </c:title>
        <c:numFmt formatCode="General" sourceLinked="1"/>
        <c:majorTickMark val="none"/>
        <c:minorTickMark val="none"/>
        <c:tickLblPos val="nextTo"/>
        <c:spPr>
          <a:ln w="3175">
            <a:solidFill>
              <a:srgbClr val="BFBFBF"/>
            </a:solidFill>
            <a:prstDash val="solid"/>
          </a:ln>
        </c:spPr>
        <c:txPr>
          <a:bodyPr rot="0" vert="horz"/>
          <a:lstStyle/>
          <a:p>
            <a:pPr>
              <a:defRPr sz="900" b="0" i="0" u="none" strike="noStrike" baseline="0">
                <a:solidFill>
                  <a:srgbClr val="969696"/>
                </a:solidFill>
                <a:cs typeface="+mn-cs"/>
              </a:defRPr>
            </a:pPr>
            <a:endParaRPr lang="en-US"/>
          </a:p>
        </c:txPr>
        <c:crossAx val="429"/>
        <c:crosses val="autoZero"/>
        <c:crossBetween val="midCat"/>
      </c:valAx>
      <c:spPr>
        <a:noFill/>
        <a:ln w="3175">
          <a:noFill/>
        </a:ln>
      </c:spPr>
    </c:plotArea>
    <c:legend>
      <c:legendPos val="r"/>
      <c:overlay val="0"/>
      <c:spPr>
        <a:noFill/>
        <a:ln w="12700">
          <a:noFill/>
        </a:ln>
      </c:spPr>
      <c:txPr>
        <a:bodyPr rot="0" vert="horz"/>
        <a:lstStyle/>
        <a:p>
          <a:pPr>
            <a:defRPr sz="900" b="0" i="0" u="none" strike="noStrike" baseline="0">
              <a:solidFill>
                <a:srgbClr val="969696"/>
              </a:solidFill>
              <a:cs typeface="+mn-cs"/>
            </a:defRPr>
          </a:pPr>
          <a:endParaRPr lang="en-US"/>
        </a:p>
      </c:txPr>
    </c:legend>
    <c:plotVisOnly val="1"/>
    <c:dispBlanksAs val="zero"/>
    <c:showDLblsOverMax val="1"/>
  </c:chart>
  <c:spPr>
    <a:solidFill>
      <a:srgbClr val="FFFFFF"/>
    </a:solidFill>
    <a:ln w="3175">
      <a:solidFill>
        <a:srgbClr val="D9D9D9"/>
      </a:solidFill>
      <a:prstDash val="solid"/>
    </a:ln>
  </c:spPr>
  <c:txPr>
    <a:bodyPr rot="0" vert="horz"/>
    <a:lstStyle/>
    <a:p>
      <a:pPr>
        <a:defRPr sz="1000" b="0" i="0" u="none" strike="noStrike" baseline="0">
          <a:solidFill>
            <a:srgbClr val="000000"/>
          </a:solidFill>
          <a:latin typeface="Calibri"/>
          <a:ea typeface="Calibri"/>
          <a:cs typeface="Calibri"/>
        </a:defRPr>
      </a:pPr>
      <a:endParaRPr lang="en-US"/>
    </a:p>
  </c:txPr>
  <c:externalData r:id="rId1">
    <c:autoUpdate val="0"/>
  </c:externalData>
</c:chartSpace>
</file>

<file path=word/ink/ink1.xml><?xml version="1.0" encoding="utf-8"?>
<inkml:ink xmlns:inkml="http://www.w3.org/2003/InkML">
  <inkml:definitions>
    <inkml:context xml:id="ctx0">
      <inkml:inkSource xml:id="inkSrc0">
        <inkml:traceFormat>
          <inkml:channel name="X" type="integer" max="9600" units="cm"/>
          <inkml:channel name="Y" type="integer" max="7200" units="cm"/>
          <inkml:channel name="T" type="integer" max="2.14748E9" units="dev"/>
        </inkml:traceFormat>
        <inkml:channelProperties>
          <inkml:channelProperty channel="X" name="resolution" value="377.95276" units="1/cm"/>
          <inkml:channelProperty channel="Y" name="resolution" value="425.28058" units="1/cm"/>
          <inkml:channelProperty channel="T" name="resolution" value="1" units="1/dev"/>
        </inkml:channelProperties>
      </inkml:inkSource>
      <inkml:timestamp xml:id="ts0" timeString="2017-01-13T20:03:14.652"/>
    </inkml:context>
    <inkml:brush xml:id="br0">
      <inkml:brushProperty name="width" value="0.1" units="cm"/>
      <inkml:brushProperty name="height" value="0.1" units="cm"/>
      <inkml:brushProperty name="color" value="#ED1C24"/>
      <inkml:brushProperty name="fitToCurve" value="1"/>
    </inkml:brush>
  </inkml:definitions>
  <inkml:trace contextRef="#ctx0" brushRef="#br0">41 3340 0,'0'0'0,"0"0"0,0-5 0,-3-2 0,-3-3 0,6-2 0,0 3 0,0-4 0,0 1 0,0-2 0,0 2 0,0-3 0,0 1 0,0-52 0,-2-1 0,4-49 0,-2 60 0,0 3 0,0 12 0,0-114 0,-2 68 0,2 87 0,2-82 0,-2 33 0,0 49 0,0 0 0,-2-84 0,2 84 0,-6-78 0,1-79 0,2 94 15,3 3-15,-5 11 16,-4-79-16,7 46 15,4-15-15,-2 46 16,6-36-16,-3 15 16,16-90-16,-8 94 15,-3 8-15,0 11 0,14-84 32,-14 58-32,0-21 15,0 50-15,-2 7 16,-1 5-16,-2-12 15,5 5-15,0-24 0,-3 14 16,4-26-16,-1 28 16,-3 8-16,-2 12 15,5-5-15,-2 5 0,2-10 16,-6 13-16,4-1 16,-6 6-16,3 4 15,2 2-15,-5 3 16,0 2-16,6 3 31,-6 0-15,0 0-16,2 2 15,-2 0 1,0 2-16,0-1 16,0 1-1,0 1 1,0-1-1,0 3-15,0 0 16,0 0-16,0 0 16,0 0-1,0 0-15,0 0 16,0 0-16,0 0 16</inkml:trace>
</inkml:ink>
</file>

<file path=word/ink/ink10.xml><?xml version="1.0" encoding="utf-8"?>
<inkml:ink xmlns:inkml="http://www.w3.org/2003/InkML">
  <inkml:definitions>
    <inkml:context xml:id="ctx0">
      <inkml:inkSource xml:id="inkSrc0">
        <inkml:traceFormat>
          <inkml:channel name="X" type="integer" max="9600" units="cm"/>
          <inkml:channel name="Y" type="integer" max="7200" units="cm"/>
          <inkml:channel name="T" type="integer" max="2.14748E9" units="dev"/>
        </inkml:traceFormat>
        <inkml:channelProperties>
          <inkml:channelProperty channel="X" name="resolution" value="377.95276" units="1/cm"/>
          <inkml:channelProperty channel="Y" name="resolution" value="425.28058" units="1/cm"/>
          <inkml:channelProperty channel="T" name="resolution" value="1" units="1/dev"/>
        </inkml:channelProperties>
      </inkml:inkSource>
      <inkml:timestamp xml:id="ts0" timeString="2017-01-13T20:02:55.851"/>
    </inkml:context>
    <inkml:brush xml:id="br0">
      <inkml:brushProperty name="width" value="0.1" units="cm"/>
      <inkml:brushProperty name="height" value="0.1" units="cm"/>
      <inkml:brushProperty name="color" value="#ED1C24"/>
      <inkml:brushProperty name="fitToCurve" value="1"/>
    </inkml:brush>
  </inkml:definitions>
  <inkml:trace contextRef="#ctx0" brushRef="#br0">0 0 0,'0'0'0,"0"0"0</inkml:trace>
</inkml:ink>
</file>

<file path=word/ink/ink11.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7-01-13T20:02:55.251"/>
    </inkml:context>
    <inkml:brush xml:id="br0">
      <inkml:brushProperty name="width" value="0.1" units="cm"/>
      <inkml:brushProperty name="height" value="0.1" units="cm"/>
      <inkml:brushProperty name="color" value="#ED1C24"/>
      <inkml:brushProperty name="fitToCurve" value="1"/>
    </inkml:brush>
  </inkml:definitions>
  <inkml:trace contextRef="#ctx0" brushRef="#br0">403 51 12 0,'10'-10'6'0,"12"-14"-4"15,-16 17 6-15,2 0-8 16,-3 4 0 0,3 6 3-16,-2 4 0 0,-4 12-3 15,-4 12 1-15,-6 17 2 16,-11 12 0-16,-11 5 0 15,-6 7 1-15,1 2-2 16,-6 8 0-16,-8-13-1 16,3-1 1-16,3-11-1 15,5-4 0-15,0-15-1 0,8-11 1 16,5-3-1-16,6-8 1 16,8-1-1-16,11-6 0 15,9-9-1-15,15 0 1 16,17-9-1-16,10-8 1 0,17-2 0 15,11-12 0-15,8-1-3 32,-5 1 1-32,4 0-5 15,-9-3 1-15</inkml:trace>
</inkml:ink>
</file>

<file path=word/ink/ink12.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7-01-13T20:02:54.804"/>
    </inkml:context>
    <inkml:brush xml:id="br0">
      <inkml:brushProperty name="width" value="0.1" units="cm"/>
      <inkml:brushProperty name="height" value="0.1" units="cm"/>
      <inkml:brushProperty name="color" value="#ED1C24"/>
      <inkml:brushProperty name="fitToCurve" value="1"/>
    </inkml:brush>
  </inkml:definitions>
  <inkml:trace contextRef="#ctx0" brushRef="#br0">15 626 8 0,'-6'-2'4'0,"1"6"0"0,5-6 4 15,-3 0-7-15,0 2 0 16,1-3 1-16,2 3 1 16,0 0-3-16,0 0 0 15,0 0 2-15,0-5 1 0,5-4-1 16,3 4 1-16,11-7-1 16,14-8 1-16,21-6-1 15,17-18 0-15,29-9-1 16,23-3 1-16,-1-2-1 0,8 3 0 15,-2 4-1-15,-17 5 1 16,-7-3-1-16,-12 13 1 0,-5 2-1 16,-16 8 0-16,-14 9-1 15,-14 5 1-15,-7 4-4 16,-15 11 0-16,-10 4-3 16,-13 3 0-16</inkml:trace>
</inkml:ink>
</file>

<file path=word/ink/ink13.xml><?xml version="1.0" encoding="utf-8"?>
<inkml:ink xmlns:inkml="http://www.w3.org/2003/InkML">
  <inkml:definitions>
    <inkml:context xml:id="ctx0">
      <inkml:inkSource xml:id="inkSrc0">
        <inkml:traceFormat>
          <inkml:channel name="X" type="integer" max="9600" units="cm"/>
          <inkml:channel name="Y" type="integer" max="7200" units="cm"/>
          <inkml:channel name="T" type="integer" max="2.14748E9" units="dev"/>
        </inkml:traceFormat>
        <inkml:channelProperties>
          <inkml:channelProperty channel="X" name="resolution" value="377.95276" units="1/cm"/>
          <inkml:channelProperty channel="Y" name="resolution" value="425.28058" units="1/cm"/>
          <inkml:channelProperty channel="T" name="resolution" value="1" units="1/dev"/>
        </inkml:channelProperties>
      </inkml:inkSource>
      <inkml:timestamp xml:id="ts0" timeString="2017-01-13T20:17:33.392"/>
    </inkml:context>
    <inkml:brush xml:id="br0">
      <inkml:brushProperty name="width" value="0.1" units="cm"/>
      <inkml:brushProperty name="height" value="0.1" units="cm"/>
      <inkml:brushProperty name="fitToCurve" value="1"/>
    </inkml:brush>
  </inkml:definitions>
  <inkml:trace contextRef="#ctx0" brushRef="#br0">0 0 0,'0'0'15,"0"0"-15,0 0 0,0 0 16,0 0-16,0 0 15,0 0-15,0 0 16,0 0-16,0 0 16,0 0-16,0 0 15,0 0-15,0 0 16,0 0 0,0 0-16</inkml:trace>
</inkml:ink>
</file>

<file path=word/ink/ink14.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7-01-13T20:21:35.355"/>
    </inkml:context>
    <inkml:brush xml:id="br0">
      <inkml:brushProperty name="width" value="0.1" units="cm"/>
      <inkml:brushProperty name="height" value="0.1" units="cm"/>
      <inkml:brushProperty name="color" value="#ED1C24"/>
      <inkml:brushProperty name="fitToCurve" value="1"/>
    </inkml:brush>
  </inkml:definitions>
  <inkml:trace contextRef="#ctx0" brushRef="#br0">63 1035 12 0,'0'-7'6'0,"5"4"-4"0,-2 3 6 0,3 8-7 16,-1 1 0-16,3 8 0 16,0-2 0-16,0 2-2 15,3-3 1-15,-2-4 0 16,-1-1 1-16,0-4-1 0,0-5 1 15,0-5-1-15,-2-2 1 16,-4-2-1-16,1-4 1 16,-3-1-1-16,-3-1 0 15,-2 3 0 1,-3 3 0-16,-3 1-1 16,0 6 1-16,-3 4-1 15,1 8 1-15,-4 7-1 16,1 7 1-16,-3 0-1 15,3 10 1-15,-1-2 0 16,4-1 0-16,2 1 1 16,6-1 0-16,5-4 0 0,8-6 0 15,5-4-1-15,1-7 1 16,5-10-1-16,8-7 1 0,6-1-2 16,2-8 1-16,11-6 0 15,3-5 1-15,0 1-1 16,-5-6 0-16,-9 1 0 15,-2-1 0-15,-6 1 0 0,-2 7 1 16,-6 7-1-16,-6 5 1 16,-5 2-1-16,-2 5 1 15,-6 5-1-15,-3 5 1 16,0 5-1-16,-5 6 1 16,-3 1-1-16,-2 3 1 31,-4 4-1-31,1 3 0 0,0-1-1 15,2 1 1-15,6-8-1 16,5 1 1-16,6-6 0 16,8-2 0-16,5-7-1 15,-2-5 1-15,2-7 0 0,6-8 1 16,0-7-1-16,-1 1 1 16,-2-4-1-16,-2 1 1 15,-4 2-1-15,-4 1 1 0,-4 4-1 16,-5 0 1-16,-5 5-1 15,2 2 1-15,-8 8-1 16,-3 2 1-16,1 4-1 16,2 9 0-16,0-1 0 31,-3 2 0-31,6-2-1 0,3 3 1 16,-1-8-1-16,6-2 1 15,0 0-1-15,3-5 0 16,2-5 0-16,6-2 1 15,6-8 0-15,4 3 0 16,4 0 0-16,-1 2 0 0,4-2 0 16,-4 7 1-16,1 5-1 15,-4 3 0-15,1 4 0 16,-6 3 1-16,-5-1 0 16,-3 6 0-16,-2 2-1 15,-3-5 1-15,-6 5 0 0,0 0 0 16,-2-3-1-16,2-4 1 15,0-5-1-15,3-3 0 32,0-2 0-32,6-7 0 0,2-5-1 15,0 2 1-15,3-4-1 16,3-3 0-16,-1-3 1 16,4-1 0-16,-4 1 0 15,3 6 0-15,-5-1-1 16,0 6 1-16,-3 1 0 0,1 3 0 15,-4 3 0-15,0 7 0 16,-2 2 0-16,0 5 1 16,0 0-1-16,-1-2 1 15,1 0-1-15,-3-1 1 0,3-1-1 16,-1-4 1-16,4-4-1 16,-1 0 1-16,1-4-1 15,-1-1 1-15,3-2-1 16,1-13 1-16,1 3-1 15,4 3 1-15,2-3-1 16,1-3 0-16,2 1 0 16,0 0 0-1,0-1 0-15,-3 6 0 16,0 2 0-16,-2 2 0 16,-3 5-1-16,0 5 1 0,-3 5 0 15,-3 5 0-15,-2 2 0 16,-3 2 1-16,-3 3-1 15,1 3 1-15,-1-1-1 16,0-2 1-16,1 0-1 16,-1-7 0-16,0-1 0 0,3-6 0 15,0-3 0-15,6-10 0 16,2 0-1-16,3-2 1 16,2-2 0-16,4-3 0 15,2-3 0-15,0 3 0 16,-3 3-1-16,-2 2 1 15,-1 5-1 1,-2 2 1-16,0 2 0 16,-3 3 0-16,-3 5 0 15,-2 2 1-15,0 3-1 16,-3 0 0-16,0-3 0 16,3 0 0-16,-1-2 0 0,4 0 0 15,-1-3 0-15,-2 1 0 16,2-1 0-16,1-4 0 15,2-3 0-15,0-2 0 0,3-3 0 16,0-4 0-16,0-1 0 16,0 3 1-16,-3 0-1 15,-3-5 1-15,1 0-1 16,-4 0 1-16,-4 0 0 16,-1 3 0-16,0-1-1 0,-2 3 0 15,-1 0 0-15,-2 2 1 16,0 3-1-16,0 0 0 15,2 4-1-15,1 1 1 16,0 2 0-16,-1 7 0 16,-2 3-1-16,0 4 0 15,0 3 1 1,0-5 0-16,-1 5-1 16,1 0 1-16,3 3-1 15,2 1 1-15,3 1 0 16,3-5 0-16,2-2-1 15,3-1 1-15,1-4 0 16,-1-5 1-16,3-3-1 0,2 0 1 16,20-26-1-1,-3 5 1-15,0-8-1 16,-6-4 1-16,1 2-1 16,-5 0 1-16,-1 0-1 15,-2-5 0-15,-1-2 0 16,-2 2 0-16,-1 5-1 31,-5 7 1-31,1 7-1 0,-1 3 1 16,-3 5-1-16,-2 5 1 15,0 9 0-15,-1 7 0 16,4 6 0-16,-3-1 0 16,2 3 0-16,0-3 0 15,1-2 0-15,-3 3 0 16,-1-6-1-16,4-2 1 0,-4-5-1 15,1-2 1-15,3-2-1 16,-6-3 1-16,0-8 0 16,0 1 0-16,0-3 0 15,-3 1 0-15,-3-6-1 0,1 6 1 16,0-1 0-16,-4 3 0 16,4 2 0-16,0-2 0 15,-6 9-1-15,0 0 1 0,0 3 0 16,0 5 0-16,0 4-1 31,3 8 1-31,0 5-1 16,2-5 1-16,4 2 0 15,2 0 0-15,2-2 0 16,7-5 0-16,1-3 0 0,7-9 1 16,5-10 0-16,5-12 0 15,0-7 0-15,0-10 0 16,3-17-1-16,5-7 1 15,6-7-1-15,-3-5 1 16,3-3-1-16,-8-7 1 16,-6 8 0-16,-5 2 0 0,-6 12-1 15,-8 9 1-15,-2 11-2 16,-6 9 1-16,-6 7-1 16,-5 12 1-16,-2 15-1 15,-6 9 1-15,-3 18-1 0,-3 14 0 16,-2 14 0-16,0-2 1 31,8 3-1-31,5 2 1 16,3 2 0-16,9-9 0 0,4-8-1 15,7-7 1-15,4-9 0 16,9-6 0-16,8-11 0 16,3-8 0-16,2-5 0 15,6-9 0-15,0-7 0 16,-3-10 1-16,2 2-1 0,1-5 0 15,-3 1 0-15,-2-1 0 16,-4 0-1-16,-7 8 1 16,-9 4 0-16,-5-1 0 15,-3 3-1-15,-8 1 1 16,-5 5 0-16,-6 2 0 0,-5 5 0 16,-3 0 0-16,0 3-1 15,-1 4 1-15,-4 5-1 16,-1 5 1-16,1 2-1 15,0 8 1-15,-1 4 0 16,6 3 0-16,3-2-1 16,2-8 1-16,11 22-1 15,6-10 1 1,5-7 0-16,9-10 0 16,4-4-1-16,7-10 1 0,4-10-1 15,6-7 1-15,6-5 0 16,5-14 0-16,8-6 0 15,0-6 0-15,-3-1 0 16,-2 5 1-16,-3 1-1 16,-3-1 0-16,-2 5 1 0,-11 3 0 15,-6 4-1-15,-8 5 1 16,-8 5-1-16,-9 8 1 16,-7 4-1-16,-9 5 1 15,-5 0-1-15,-2 10 0 16,-4 6 0-16,-5 4 0 0,-3 4-1 31,1 7 1-31,2 1 0 16,3 4 0-16,5-2 0 15,6 0 0-15,2-5 0 16,9 2 1-16,5-6-1 16,8-8 0-16,8-8 1 15,3-6 0-15,6-15 0 0,-4-10 0 16,7-7 0-16,1-10 0 0,10 0 1 15,1-9 0-15,-4-3-1 16,-1-4 1-16,-5-4-1 16,-6 4 1-16,-4-1-1 15,-10 5 0-15,-4 8-1 16,-6 2 0-16,-3 7-1 16,-5 10 0-16,0 9 0 0,-6 10 0 15,-5 15-1-15,-3 12 1 16,1 24 0-16,-1 12 0 15,0 14 1-15,3 11 0 16,3 4-1-16,5-5 1 31,5-12 0-31,4-7 0 16,4-12 0-16,9-13 0 0,6-11 0 16,7-12 0-16,3-13 0 15,6-9 1-15,5-10-1 16,0-12 0-16,0-3-2 15,-5-6 0-15,-3-1-1 16,-8 0 1-16,-3 1-2 16,-6-1 1-16,-7-2-2 0,-9 2 1 0,-11 0-1 15,-13 1 1-15,-11 1 0 16,-11 6 0-16,-5 7 0 16,-12 7 1-16,-13 2 0 15,-10 13 1-15,-1 4 5 47,79-53-3-47,-171 160 4 0,5-58 1 16,27 5 1-16,17-3 1 15,27 0 1-15,24-9 1 16,22-13-3-16,25-7 1 16,24-12-2-16,25-14 0 15,32-15-2-15,38-17 0 16,36-21-2-16,32-28 1 0,20-9-5 15,16-12 0-15,5 3-7 16,-8 2 1-16</inkml:trace>
</inkml:ink>
</file>

<file path=word/ink/ink15.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7-01-13T20:21:31.453"/>
    </inkml:context>
    <inkml:brush xml:id="br0">
      <inkml:brushProperty name="width" value="0.1" units="cm"/>
      <inkml:brushProperty name="height" value="0.1" units="cm"/>
      <inkml:brushProperty name="color" value="#ED1C24"/>
      <inkml:brushProperty name="fitToCurve" value="1"/>
    </inkml:brush>
  </inkml:definitions>
  <inkml:trace contextRef="#ctx0" brushRef="#br0">26 964 16 0,'-11'2'8'0,"-2"6"-4"15,13-6 9-15,0-2-12 16,0 2 0-16,-3-4 0 15,3-5 0-15,0-10-2 0,3-2 1 16,5-6 1-16,0-6 0 16,3-8 0-16,3 1 0 15,2-8-1-15,3 0 1 16,-3-5 0-16,-2-5 0 0,-1 8-1 16,-2-3 1-16,-2 5-1 15,-4 5 1-15,-2 8-1 16,-3 6 1-16,-3 10-1 15,-5 12 0-15,-3 15 0 16,0 14 0-16,0 15-1 0,-2 14 1 16,-1 7-1-16,3 8 1 31,3-3-1-31,5-4 1 0,3-11-1 0,3-4 1 16,2-12-1-1,6-7 1-15,3-10 0 16,2-10 0-16,0-7 0 15,4-12 0-15,1-3 0 16,4-4 0-16,-1-5 0 16,1-3 1-16,-1-4-1 15,-2 4 0-15,-3 1 0 0,-3-1 1 16,-5 8-1-16,-3 4 1 16,-2 3-1-16,-6 5 0 15,-3 7 0-15,-2 2 0 16,-4 8 0-16,-1 0 1 0,-1 2-1 15,0 5 0-15,3 2-1 16,5 0 0-16,3-2 0 16,3-2 1-16,8-3-1 15,2 0 1-15,3-7-1 16,1-3 1-16,-4-4 0 16,4-6 1-1,-1-6-1-15,3-3 0 16,-3 5 0-16,1 0 1 15,-1-7-1-15,-2 4 1 16,-4 1-1-16,-1 1 0 0,-4 1 0 16,0 5 1-16,-5 2-1 15,-2-2 1-15,-4 7-1 16,1 0 0-16,-3 0 0 16,0-2 1-16,-1 2-1 15,1 0 1-15,3-3-1 0,-3 3 0 16,5 0 0-16,0 0 0 15,0 0-1-15,1 0 0 16,2-7 0-16,2 2 1 16,4-2-1-1,2 2 1-15,3-7-1 16,3 2 0-16,2 1 1 16,3-3 0-16,-3 2-1 15,3-5 1-15,-2 1 0 16,-4-1 1-1,1 1-1 1,-3-1 1-16,-6 3 0 0,-2 3 0 16,-3 1-1-16,-3 6 1 15,-5 4 0-15,0 1 0 16,-3 4-1-16,0 0 0 0,-3 3 0 16,4 2 0-16,-1 3-1 15,0 1 1-15,3-1-1 16,2 7 1-16,3-3-1 15,6 5 1-15,3-4-1 16,7-6 1-16,4-4-1 0,2-1 1 16,2-4-1-16,4-2 1 15,2-11 0-15,-3-1 1 32,1-3-1-32,-3-3 1 15,-6 1 0-15,-2-3 0 0,-6 0 0 16,-3-3 0-16,-2 1-1 15,-9 0 0-15,-2-1 0 16,-3 6 1-16,-2 7-1 16,-1 2 1-16,1 5-2 15,2 2 1-15,0-2 0 16,0 8 0-16,3-1 0 0,2 2 0 16,4 1-1-16,2 0 1 15,2-1-1-15,9-4 1 16,3-2 0-16,5-3 0 0,3-5 0 15,2-10 1-15,1-2 0 16,-4-4 0-16,7-8 1 31,-1-10 0-31,3 0 0 16,2-4 0-16,-2-3 0 0,-5 5 0 16,-4 0-1-16,-1 2 1 15,-4 5-1-15,-5-2 1 16,-6 9-2-16,-2 8 1 15,-3 5-1-15,-6 2 1 16,1 7-1-16,-6 12 0 0,0 12-1 16,-2 8 1-16,-6 14-1 15,0 0 1-15,0 10-1 16,2 4 0-16,1 11 1 16,2-4 0-16,1-4-1 15,2-4 1-15,3-11-1 0,2-9 0 16,6-15 0-16,3-9 0 15,2-12-1-15,4-11 0 16,-1-8 1-16,5-8 0 0,4 0 0 16,2 5 0-16,0 2 0 15,-3 5 1-15,0 5-1 16,-2 5 1-16,0 4 0 31,-4 8 0-31,1 14-1 16,-3 3 1-16,-2 5 0 15,-1-1 1-15,1 8-1 0,-1-3 0 16,1-9 0-16,-1-5 0 16,3-2 0-16,0-6 0 15,9-9 0-15,-1-7 0 16,6-7 0-16,2-6 0 0,3-4-2 16,-5 0 1-16,3-8-3 15,2 3 1-15,5 5-4 16,4 3 0-16</inkml:trace>
</inkml:ink>
</file>

<file path=word/ink/ink16.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7-01-13T20:21:29.231"/>
    </inkml:context>
    <inkml:brush xml:id="br0">
      <inkml:brushProperty name="width" value="0.1" units="cm"/>
      <inkml:brushProperty name="height" value="0.1" units="cm"/>
      <inkml:brushProperty name="color" value="#ED1C24"/>
      <inkml:brushProperty name="fitToCurve" value="1"/>
    </inkml:brush>
  </inkml:definitions>
  <inkml:trace contextRef="#ctx0" brushRef="#br0">4 312 4 0,'-3'15'2'0,"0"-11"2"31,3 1 4-31,0-5-8 0,0 5 1 16,0 0 1-16,0-3 1 15,3 1-3-15,3-6 1 16,5-1 2-16,8-9 1 0,10-6 0 16,15-8 0-16,8 1-1 15,2-6 1-15,-2-1-2 16,5-1 0-16,6-10-3 15,-1 3 1-15,4 2-7 0,-4 3 1 16</inkml:trace>
</inkml:ink>
</file>

<file path=word/ink/ink17.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7-01-13T20:21:29.031"/>
    </inkml:context>
    <inkml:brush xml:id="br0">
      <inkml:brushProperty name="width" value="0.1" units="cm"/>
      <inkml:brushProperty name="height" value="0.1" units="cm"/>
      <inkml:brushProperty name="color" value="#ED1C24"/>
      <inkml:brushProperty name="fitToCurve" value="1"/>
    </inkml:brush>
  </inkml:definitions>
  <inkml:trace contextRef="#ctx0" brushRef="#br0">74 0 10 0,'-41'41'5'0,"14"-9"-3"0,21-27 4 15,6-1-7-15,6 1 1 16,5-7-1-16,5-5 0 0,0-3 0 16,3-5 0-16,0 3-1 15,-2 0 0-15,-1 0-1 16,-2-2 1-16</inkml:trace>
</inkml:ink>
</file>

<file path=word/ink/ink18.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7-01-13T20:21:28.800"/>
    </inkml:context>
    <inkml:brush xml:id="br0">
      <inkml:brushProperty name="width" value="0.1" units="cm"/>
      <inkml:brushProperty name="height" value="0.1" units="cm"/>
      <inkml:brushProperty name="color" value="#ED1C24"/>
      <inkml:brushProperty name="fitToCurve" value="1"/>
    </inkml:brush>
  </inkml:definitions>
  <inkml:trace contextRef="#ctx0" brushRef="#br0">10 875 9 0,'-11'9'4'0,"11"3"2"0,0-12 2 0,0 0-7 31,5 3 1-31,3-8 1 16,3-2 0-16,0-5-4 15,0-8 0-15,0-1 3 0,0-6 0 16,-1-4-2-16,1 2 1 16,0 4 0-16,0 4 0 15,-3 1-1-15,-2 1 1 16,-1 2-1-16,-2 0 1 0,-3 8-1 16,0 1 1-16,-3 3-1 15,3 5 0-15,-3 3 0 16,1 4 0-16,-1 0 0 15,3 3 0-15,3 5 0 16,2-1 0-16,3 3 0 16,3 2 1-16,0-2-1 0,5-5 1 15,-2-2 0-15,2-8 0 16,0-6 0-16,3-13 1 16,-2-3-1-16,2-9 0 0,-3-5 0 15,6-9 0-15,-6-5 0 31,-3-6 0-31,-4-4 0 16,-4-4 0-16,-5 1-1 16,-3-2 1-16,1-4-1 15,-9 14 0-15,0 2 0 0,3 15 1 16,0 11-2-16,2 11 0 16,1 16 0-16,2 15 1 15,3 22-1-15,3 21 1 16,-1 20-1-16,1 0 1 0,3 2 0 15,-1-10 0-15,3-6 0 16,3-13 0-16,3-12 0 16,-1-12 0-16,-2-7-1 15,0-20 0-15,0-12-4 16,-3-6 0-16,3-9-2 0,5-13 1 31</inkml:trace>
</inkml:ink>
</file>

<file path=word/ink/ink19.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7-01-13T20:21:27.850"/>
    </inkml:context>
    <inkml:brush xml:id="br0">
      <inkml:brushProperty name="width" value="0.1" units="cm"/>
      <inkml:brushProperty name="height" value="0.1" units="cm"/>
      <inkml:brushProperty name="color" value="#ED1C24"/>
      <inkml:brushProperty name="fitToCurve" value="1"/>
    </inkml:brush>
  </inkml:definitions>
  <inkml:trace contextRef="#ctx0" brushRef="#br0">67 1155 8 0,'-19'12'4'0,"3"13"1"0,13-18 4 0,-2-5-7 15,-1 3 0-15,1 0 0 16,0-3 1-16,2 1-4 15,0-1 1-15,0-2 2 16,3-2 0-16,0 2-1 0,6-7 1 16,2-13-1-16,6-4 1 15,7-7-1-15,4-8 0 16,5-2-1-16,0 0 1 16,-6 2-1-1,1 0 1-15,-1 8-1 16,1 4 1-16,-4 6-1 15,1 6 0-15,-6 6 0 16,1 6 0-16,-4 6 0 16,-5 4 1-16,-2 5-1 15,-3 0 1-15,-6 5 0 16,0 7 0-16,-2-2-1 0,-1-3 0 16,1-2 0-16,2-2 0 15,0-6 0-15,3-9 0 16,3-7 0-16,5-5 0 0,3-7-1 15,3-6 0-15,2-4 0 16,0 8 1-16,3-4-1 16,-2 4 1-16,4-1-1 15,1 0 1-15,0 3 0 16,2 7 0-16,-5 2 0 0,-2 5 0 16,-1-2 0-16,-2 17 0 15,-6-5 0-15,-3 4 1 16,-2 3-1-16,-3 3 1 31,0 2-1-31,0-3 1 0,-3-2-1 16,0-4 1-16,1-4-2 15,2-4 1-15,2-7-1 16,1-3 1-16,3-4-1 16,2-3 0-16,3 3 0 15,-1-1 0-15,1 3 0 0,0 2 0 16,0-4 1-16,0 9 0 15,-3 3 0-15,0 4 0 16,0 0 0-16,1 6 0 16,-1-4 0-16,0 6 0 0,0-5 0 15,0-3 0-15,3-6 0 16,0-4 0-16,3-4 0 31,2-2 0-31,0-6 0 16,-2 1 0-16,2-3 0 15,0-2 1-15,-2 2-1 0,-3 1 0 16,5 1 0-16,-10 6 0 16,-1-1 0-16,-2 6 1 15,-3 1-1-15,0 1 1 16,-3 0-1-16,-5 7 1 0,-3 12-1 16,-5 2 1-16,2 3-1 15,-2 3 0-15,-1 1 0 16,1 6 0-16,3 0-1 15,2-1 1-15,3 1 0 16,2-8 0-16,6-7-1 16,6 3 0-16,2-8 0 0,3-2 1 15,2-10 0-15,-2 3 0 16,8-18 0-16,-3 1 1 16,1-3-1-16,2-2 1 0,-3 0-1 15,-5-5 1-15,0 9 0 16,-3-1 0-16,0 6-1 31,-5 3 1-31,-1 0-1 16,-4 5 1-16,-1 9-1 0,0 5 1 15,1 8-1-15,-1 2 0 16,0 2 0-16,0 3 0 16,1 0-1-16,2-3 1 15,5 0-1-15,1-2 1 16,2-5 0-16,3-4 1 0,2-8 0 15,1-10 0-15,5-7 0 16,-3-10 0-16,0-6 1 16,1-9 0-16,-4-3 0 15,1-11 0-15,2-4-1 16,-5-6 0-16,0 6 0 0,0-3 1 31,-3 3-1-31,0 11 0 16,-2 11-1-16,-1 4 0 15,0 10 0-15,-2 9 0 16,0 17-1-16,-3 13 1 0,0 21-1 16,-3 15 1-16,0 7 0 15,-2 10 0-15,0 2 0 16,-1-7 1-16,1-5-1 16,-3-8 1-16,5-6-1 15,-3-13 0-15,1-7 0 0,0-7 1 16,-1-12-1-16,3-2 0 15,1-8-1-15,2-7 1 16,0-3-1-16,2 1 1 0,1 2-1 16,3 2 0-1,4 0 1 1,4 5 0-16,0 1-2 16,2 4 1-16,0-8 0 15,1 6 1-15,-1 0-1 16,0-1 0-16,0-2 1 31,-2-2 1-31,2-5 0 0,-2 0 0 16,-3-3 0-16,-3-2 1 15,0 1-1-15,-2 1 0 0,-1 1-1 16,-2-6 0-16,-1 1 0 16,-2 2 1-16,0 0-1 15,-2 3 0-15,-1 1 0 16,-2 1 0-16,-1 10-1 15,-2 2 1-15,0 12-2 0,0 3 1 16,2 4-1-16,4 7 1 16,2 3-1-16,5-2 1 15,3-3-1-15,11-7 1 16,8-5 1-16,6-7 0 16,0-10 0-1,-4-7 1-15,1-5-2 16,3-5 1-16,0-4-5 15,-4-3 0-15,-1 2-3 16,-12-2 1-16</inkml:trace>
</inkml:ink>
</file>

<file path=word/ink/ink2.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7-01-13T20:03:12.266"/>
    </inkml:context>
    <inkml:brush xml:id="br0">
      <inkml:brushProperty name="width" value="0.1" units="cm"/>
      <inkml:brushProperty name="height" value="0.1" units="cm"/>
      <inkml:brushProperty name="color" value="#ED1C24"/>
      <inkml:brushProperty name="fitToCurve" value="1"/>
    </inkml:brush>
  </inkml:definitions>
  <inkml:trace contextRef="#ctx0" brushRef="#br0">0 1327 18 0,'-2'0'9'0,"10"-2"-9"0,-8 2 9 0,0 0-9 16,0 0 1-16,0 0 0 16,0 0 1-16,2-8-2 15,1-6 0-15,8-3 1 16,3-12 1-16,5-3-1 16,5-9 1-16,3-7-1 15,-2-3 1-15,5 1-1 16,3 1 1-16,-1 8-1 15,-2 12 0-15,-3 5 0 16,-5 14 0-16,-6 15-1 16,-5 7 1-16,-2 10-1 15,-7 7 1-15,-4 5 0 16,-4 2 0-16,1 3-1 16,-4-5 1-16,4-8-1 0,2-2 0 15,1-9 0-15,2-10 0 16,2-8 0-16,4-14 0 15,7-4-1-15,4-8 1 16,2-8 0-16,0 3 0 16,5-2-1-16,1 0 1 15,-3 5 0-15,-3-1 0 0,-6 10 0 16,-2 8 0-16,0 7 1 16,-3 7 0-16,-2 9 0 15,-4 3 1-15,-2 10 0 0,-2 7 0 16,-1 0 0-16,0-2 1 15,3 4-2-15,-3-4 1 32,3-6-2-32,0-4 1 0,3-2-2 15,3-10 1-15,4-10-2 16,1-5 0-16,6-7-1 16,-1-7 0-16,-2-2-1 15,5-1 1-15,-3 0 0 16,-2 3 1-16,-4 5 1 15,-1-1 0-15,-1 8 1 0,-3 3 0 16,-2 4 0-16,0 5 0 16,-3 5 0-16,0 4 1 15,0 1 0-15,2 2 0 16,-2 0-1-16,3 3 1 16,0-1-1-16,0 1 1 15,-1-3-1 1,4-2 0-16,-1-3 0 15,3-5 0-15,1-4 0 16,1-3 0-16,1-2 0 16,0-1 0-16,0 4-1 15,0-1 1-15,0 2 0 16,0 1 0-16,-3 2 0 0,0 0 0 16,0 2 0-16,0 1 0 0,-2-1 0 15,-1 1 1-15,3-1-1 16,-2-2 0-16,-1 0 0 15,3-2 0-15,1-3 0 16,2-2 1-16,-1 2-1 16,4-3 0-16,0-1 0 15,-1-1 1-15,1 0-1 0,-3-7 0 16,0 5 0-16,-3-2 0 16,-3-1 0-16,9 1 0 15,-9-3 0-15,1 0 1 16,-6 0-1-16,0-5 0 0,0 1 0 15,0-1 0-15,-3 5 0 32,3 2 1-32,-3 3-1 15,-2 5 0-15,-3-3-1 16,2 10 1-16,-2 5 0 16,3 5 0-16,-4 2-1 15,1 0 1-15,-5 3 0 0,-1 2 0 16,3 2 0-16,0 3 0 15,6 2 0-15,2 2 1 0,3-4-1 16,6-5 1-16,4-2-1 16,1-3 1-16,3 0-1 15,2-5 0-15,1-2 0 16,-4-3 1-16,6-7 0 16,-2-4 0-16,2-11-1 15,0 1 0 1,0-3-1-16,0-4 1 15,0-8-2-15,0 5 1 16,-3 5-1-16,-2 2 0 16,-1 3 0-16,1 4 1 15,0 3 0-15,-3 7 1 16,-1 5 0-16,-1 5 0 0,-4 10 0 16,0 4 0-16,-5 0 0 15,0 3 1-15,-2 0-1 16,-4-3 1-16,-2 0-1 15,-3-2 0-15,0 0-1 0,-5-2 0 16,5-3-1-16,-2-5 1 16,2 0-2-16,0-2 1 15,8-5 0-15,0 0 0 0,6-5 1 16,5 0 0-16,6-4 1 16,2-3 0-16,9-10 1 15,7-14 0-15,12-5 0 16,2-10 1-16,3-10 0 15,8-1 0-15,-5-9 0 32,-6 4 0-32,-5-1-1 0,-6 0 1 15,-5 8-1-15,-11 0 0 32,-10-6-1-32,-7 18 0 15,-2 12 0-15,-8 14 0 0,0 20 0 16,-8 16 1-16,-6 15 0 15,-3 22 1-15,1 19-1 16,-3 19 1-16,-1 3-1 16,1 5 1-16,5-17-1 15,6-10 1-15,3-15-2 0,2-9 0 16,8-14 0-16,3-13 1 16,5-12-1-16,4-12 0 31,-1-11-2-31,3-4 1 0,-1-2-1 15,1-2 1-15,-2 5-1 16,-1 2 1-16,0 5-1 16,-3 7 1-16,1 3 0 15,2 4 1-15,0 1-1 16,3 1 1-16,5-1 0 16,3-1 0-16,3 1-1 0,3-3 0 15,-1-5 0-15,1-2 1 16,4-3-1-16,1-2 0 15,-2-3 0-15,2-2 1 16,-6 0-1-16,-5-2 1 0,0-3-1 16,-5-2 1-16,-1 2-1 31,-4-4 1-31,-7 6 0 16,4 1 1-16,-4 2-1 15,-4 3 0-15,-4 4 0 16,4-2 0-16,-7 12 0 0,-1 0 1 15,-7 10 0-15,6 4 0 16,-5 10-1-16,-3 0 1 16,8 10 0-16,0 3 1 0,3-1-1 15,0-2 0-15,5 2-1 16,3-5 1-16,6-4-1 16,4-8 1-16,1-7-1 15,3-9 0-15,5-10-2 16,0-10 1-16,3-10-1 15,2-2 0-15,6-7 0 0,3-3 1 16,-3 0-1-16,0 6 0 16,0 4 2-16,-6 4 0 15,-2 8 1-15,-6 8 1 16,1 6 1-16,-7 8 1 16,-1 10-1-1,-7 4 0-15,4 3 0 16,-6 2 1-16,-6 0-2 15,4 0 1-15,-7-2-3 16,1-3 1-16,-3-2-1 16,-5-2 1-16,5-5-2 15,-8-3 0-15,6-2 0 16,-1-3 0-16,0-2 0 0,1 0 0 16,7 0-1-16,1 0 1 0,5 0 0 15,8-2 1-15,8-6 1 16,9-4 0-16,13-5 0 15,11-4 1-15,11-11 0 16,16-9 1-16,6-5-6 16,5 0 1-16,-3 3-7 15,3-6 0-15</inkml:trace>
</inkml:ink>
</file>

<file path=word/ink/ink20.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7-01-13T20:21:23.129"/>
    </inkml:context>
    <inkml:brush xml:id="br0">
      <inkml:brushProperty name="width" value="0.1" units="cm"/>
      <inkml:brushProperty name="height" value="0.1" units="cm"/>
      <inkml:brushProperty name="color" value="#ED1C24"/>
      <inkml:brushProperty name="fitToCurve" value="1"/>
    </inkml:brush>
  </inkml:definitions>
  <inkml:trace contextRef="#ctx0" brushRef="#br0">-4 286 27 0,'-6'5'13'0,"41"-3"-17"0,-16-6 27 16,14-6-23-16,16-7 1 31,13-7-1-31,17-10 1 16,14-9-5-16,15-5 1 15,9-7-4-15,11-3 0 0</inkml:trace>
</inkml:ink>
</file>

<file path=word/ink/ink21.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7-01-13T20:21:22.895"/>
    </inkml:context>
    <inkml:brush xml:id="br0">
      <inkml:brushProperty name="width" value="0.1" units="cm"/>
      <inkml:brushProperty name="height" value="0.1" units="cm"/>
      <inkml:brushProperty name="color" value="#ED1C24"/>
      <inkml:brushProperty name="fitToCurve" value="1"/>
    </inkml:brush>
  </inkml:definitions>
  <inkml:trace contextRef="#ctx0" brushRef="#br0">21 733 12 0,'-11'12'6'0,"0"-12"0"15,11 0 6-15,0 2-11 16,0-7 0-16,3-2 1 16,3-3 0-16,4-2-3 31,4-9 1-31,2-9 2 0,9 1 0 15,2-12-1-15,0-5 0 16,3-12 0-16,-3-2 1 16,1-5-1-16,-1-1 1 15,0 3-2-15,-5 5 1 0,-6 7 0 16,-2 8 0-16,-6 4-1 16,-3 13 0-16,-5 11-1 15,-2 13 1-15,-4 11-1 0,-2 16 1 16,-3 16-1-16,-2 19 0 15,2 10 0-15,-3 3 1 16,6-3 0-16,0-7 0 16,5-10-1-16,6-2 1 15,2-12 0 1,3-10 0-16,3-12 0 16,6-8 0-16,4-11 0 15,7-8 0-15,2-2-1 16,-1-10 1-16,-1 1 0 15,-7 1 0-15,9-4-1 16,-8 0 1-16,-3 7 0 0,-8 2 0 16,-3 3 0-16,-5 5 1 15,-6 0-1-15,-2 7 0 16,-1 2 0-16,-2 5 1 0,0 6-2 16,0 1 0-16,2 5 0 15,1-4 1-15,2 4-1 16,3 3 1-16,6 2-1 31,-1-4 1-31,9-6 0 16,-1-2 0-16,1-7 0 0,-3 0 1 15,8-12-1-15,-3-3 0 16,1-5 0-16,-1-4 1 16,-2-5-1-16,-4 2 0 15,-4-2 0-15,-6 2 1 16,-3 0-1-16,-2 1 1 0,-1 4-1 15,-5 0 0-15,0 5 0 16,-2 4 0-16,-1 6-1 16,1 4 0-16,2 6 0 15,0 1 0-15,0 1 0 16,3 4 0-16,5-1 0 16,6-4 0-16,8 3 0 0,5-7 1 15,11-5 0-15,0-2 0 16,6-5 0-16,5-3 0 0,3-2 1 15,0-5 0-15,-3 0-2 16,-3-5 0-16,-2 0-2 16,-6 3 0-16,-8 0-2 31,-2 2 0-31</inkml:trace>
</inkml:ink>
</file>

<file path=word/ink/ink22.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7-01-13T20:21:20.762"/>
    </inkml:context>
    <inkml:brush xml:id="br0">
      <inkml:brushProperty name="width" value="0.1" units="cm"/>
      <inkml:brushProperty name="height" value="0.1" units="cm"/>
      <inkml:brushProperty name="color" value="#ED1C24"/>
      <inkml:brushProperty name="fitToCurve" value="1"/>
    </inkml:brush>
  </inkml:definitions>
  <inkml:trace contextRef="#ctx0" brushRef="#br0">38 2 25 0,'-2'-3'12'0,"4"10"-3"0,-2-7 20 16,-2 5-28-16,-1 0 0 0,-3 0-3 16,-2 2 0-16,-3-2-7 15,3-3 1-15</inkml:trace>
</inkml:ink>
</file>

<file path=word/ink/ink23.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7-01-13T20:21:20.061"/>
    </inkml:context>
    <inkml:brush xml:id="br0">
      <inkml:brushProperty name="width" value="0.1" units="cm"/>
      <inkml:brushProperty name="height" value="0.1" units="cm"/>
      <inkml:brushProperty name="color" value="#ED1C24"/>
      <inkml:brushProperty name="fitToCurve" value="1"/>
    </inkml:brush>
  </inkml:definitions>
  <inkml:trace contextRef="#ctx0" brushRef="#br0">14 597 9 0,'-9'2'4'0,"4"15"1"16,5-10 5-16,0 0-8 31,0 3 1-31,5 0 0 16,-5-3 0-16,6 0-5 0,-1-2 1 15,3-5 3-15,6-5 0 16,0-7-1-16,-1-10 1 16,1 1-1-16,2-11 1 15,3-4-1-15,-3-7 1 16,-2-6-1-16,-3-4 0 16,-3-5-1-16,3 5 0 0,-6 0 0 15,-2 0 1-15,0 12-1 16,-3 4 0-16,0 4 0 15,-3 6 0-15,-2 8 0 16,-9 11 0-16,3 13 0 16,-2 15 0-16,-4 16-1 0,4 10 1 31,-6 17-1-31,2 2 1 16,6 2 0-16,6-6 0 0,5-8-1 15,8-5 1-15,3-12 0 16,5-9 0-16,3-12 0 15,-2-13 0-15,2-4 0 16,5-13 1-16,3-9-1 16,1 2 0-16,1-4 0 0,-1-3 0 15,-4 4 0-15,-2 6 0 16,-6 5 0-16,0 4 1 16,-2 5-1-16,-3 5 1 15,0 10-1-15,-3-1 1 16,-3 11-1-16,-2 1 1 0,-3 8-1 15,0-7 1-15,0-5-1 16,0-2 0-16,0-6 0 16,3-1 0-16,2-8 0 31,6-13 0-31,3-3 0 16,2-9 0-16,0-4 0 0,1 3 0 15,-4 2 0-15,4 4 0 16,-4 3 0-16,-2 8 1 15,0 2 0-15,-3 7 0 0,0 9 0 16,-2 3 1-16,-1 3-1 16,-2-1 1-16,-1 1-1 15,1 2 0-15,-3-3-1 16,3-2 1-16,0-2-1 16,-1-8 0-16,1-7-1 0,0-2 1 15,5-7-1-15,0-6 1 16,3 1-1-16,0 0 0 15,0 4 0-15,0 1 1 16,-3 4 0-16,0 3 0 16,0 4 0-16,-2 6 0 15,-1 2 0 1,-2 2 1-16,-1 3-2 16,4-3 1-16,-1 0 0 15,1 0 0-15,-1-2-1 16,3 0 1-16,3-3 0 15,0 1 0-15,3-6 0 16,2-1 1-16,8-6-1 16,1-2 0-16,2-3 0 0,-3-2 0 15,1-2 0-15,-1-3 0 16,-5-2 0-16,-2-2 0 0,-4-1 0 16,-2 1 1-16,-3 1 0 15,-2 1 0-15,-6 5-1 16,-3 2 1-16,-2 0 0 15,-4 5 0-15,-4 2-1 16,-1 6 0-16,1 4-1 0,-9 4 0 16,6 6 0-16,2 2 1 15,0 5-2-15,1 10 1 16,2-1 0-16,6 3 0 31,5 3 0-31,5 1 1 16,6-4-1-16,5 0 1 0,3-2 0 15,8-5 0-15,-5-8 0 16,0-2 0-16,2-5 0 16,4-4 0-16,-1-10 0 15,0-3 1-15,-3-7-1 16,1-7 0-16,-1-8 0 16,1-4 1-16,-1 2-1 0,-2 1 0 15,0 6 0 1,-3 5 0-16,-6 5 0 15,-2 8 0-15,-5 9 0 0,-6 9 0 16,-3 6 0-16,-5 7 0 16,-3 4 0-16,-3 1 0 15,-2 4 0 1,-3-4 0-16,0-1-1 16,0-4 1-16,0-3-2 0,0-9 1 15,3-3 0-15,2-4 0 16,6-6-1-16,5-4 1 15,6-5 0-15,5-3 1 16,8-1 0-16,9-11 1 16,13-7-1-16,11-2 1 0,0-3 0 15,2 1 0-15,-2 6 0 16,-3 3 0-16,-5 3-4 16,-6 4 1-16,-5 5-5 15,-8 5 0-15</inkml:trace>
</inkml:ink>
</file>

<file path=word/ink/ink24.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7-01-13T20:21:17.976"/>
    </inkml:context>
    <inkml:brush xml:id="br0">
      <inkml:brushProperty name="width" value="0.1" units="cm"/>
      <inkml:brushProperty name="height" value="0.1" units="cm"/>
      <inkml:brushProperty name="color" value="#ED1C24"/>
      <inkml:brushProperty name="fitToCurve" value="1"/>
    </inkml:brush>
  </inkml:definitions>
  <inkml:trace contextRef="#ctx0" brushRef="#br0">173 1213 10 0,'0'-16'5'0,"2"1"0"0,-2 15 0 0,3-5-4 16,0-2 1-16,-1 0 1 16,1-1 0-16,0 4-4 31,0-1 1-31,-3 0 2 15,0 5 1-15,-3-2-2 16,-3 4 1-16,-2 3-1 16,-5 0 1-16,-4 2-1 0,-2 10 0 15,0 5-1-15,0 7 0 16,-2 9 0-16,-1 8 0 16,6-2-1-16,2 6 1 15,6-6 0-15,0-3 0 0,5-5-1 16,3-9 1-16,5-5 0 15,3-13 0-15,3-6 0 16,3-3 0-16,5-12 0 16,0-8 0-16,3-6 0 15,-3-8 0-15,0 0 0 16,0 3 1-16,3 2-1 16,-14 9 1-16,3-4 0 15,-3 12 0 1,-8 5 0-16,-3 7 0 15,0 2 0-15,1 8 0 16,-4 7-1-16,1 5 1 0,-1-3-2 16,4 0 1-16,2 1 0 15,0-4 0-15,2-1-1 16,6-5 1-16,3-6-1 16,3-6 1-16,5 0 0 0,3-10 0 15,-1-5 0-15,4-5 0 16,-1-5-1-16,-2-2 1 15,3-2 0-15,-1-8 0 16,1 8 0-16,2-1 0 16,0 1 0-16,-3-1 0 0,1 1 0 15,-3 4 0-15,-1 6 0 16,-4-1 0-16,-6 7 0 16,-1 3 1-16,-1 0-1 15,-4 5 1-15,-5 2 0 16,-5 5 0-16,-1 3-1 15,-7 1 1-15,-6 8-1 16,-9 8 1 0,4 2-1-16,-1 7 0 15,4 9-1-15,2-1 1 0,2-1-1 16,4-2 1-16,2-1-1 16,5-6 1-16,6-5-1 15,3-10 1-15,5-7-1 16,6-17 1-16,5-10-1 15,3-10 1-15,2-13 0 0,-2-4 0 16,2-9 0-16,1-5 0 16,-3-4 0-16,-3 1 1 15,-3-1-1-15,-3 4 1 16,-2 2-1-16,-5 1 1 16,-1 9-1-16,-13 12 1 15,3 10-1 1,-4 10 1-16,1 9-1 15,0 20 0-15,-3 9 0 16,0 15 0-16,3 15-1 16,3 21 1-16,2 0-1 15,6 5 1-15,2-5-1 16,6-10 1-16,5-6-1 16,6-11 1-16,0-11 0 0,0-18 0 15,2-7 0-15,-2-7 0 16,-3-9-1-16,3-11 1 0,2-4 0 15,3-5 0-15,3-10 0 16,0-2 0-16,0 3 0 16,0-1 0-16,-8 0 0 15,-3 10 0-15,-3 5 0 16,-5 5 1-16,-3 4 0 0,-5 6 0 16,-6 1-1-16,-2 8 1 15,-6 12-1-15,-6 10 1 16,-2 5-1-16,-2 9 0 15,-4 8 0-15,6 1 0 32,3-1-1-32,5 2 1 0,6-10-1 15,2-7 1-15,6-2-1 16,5-10 1-16,5-15-1 16,4-7 1-16,2-14 0 15,5-12 1-15,-2-11 0 0,5-11 0 16,0-5 0-16,0-7 1 15,-2 4-1-15,-3-9 0 16,-3-2 0-16,-6-3 1 0,-5 5-2 16,-5 7 1-16,-3 5-1 15,-5 12 0-15,-1 10 0 16,-5 9 0-16,1 15 0 16,-4 12 0-16,0 12-1 31,1 17 1-31,2 12-1 0,3 10 1 15,2 12-1-15,6-3 1 16,6 1-1-16,5-3 1 16,2-10-1-16,6-4 1 15,3-13-1-15,2-4 1 16,-2-13-1-16,3-7 1 0,-1-4 0 16,1-13 0-16,2-12 0 15,3-2 1-15,0-7-1 16,0-1 1-16,-6 1-1 15,-5-8 1-15,-5 8-1 16,-6 2 1-16,-6 2-1 16,-4 5 1-16,-6 3-1 15,-3 7 1-15,-6 7-1 0,-2 5 1 16,-2 7-1-16,-4 6 1 16,1 3-2-16,-1 4 1 0,1 6 0 15,5 3 0-15,5 5-2 16,6 10 1-16,5-3 0 15,9 0 1-15,5-7-1 32,-1-3 1-32,9-9-1 15,6-10 0-15,5-7 0 0,5-12 1 32,28-34-1-32,-3-5 1 15,-6 2 0-15,-2-2 1 16,-6-7-1-16,-5 12 1 15,-6 5-1-15,-2 4 1 0,-12 6-1 16,-4 6 1-16,-7 6-1 16,-4 2 1-16,-6 4-1 15,-8 8 1-15,-3 8-1 16,-3 4 1-16,-2 7-1 16,-6 8 0-16,0 2 0 15,1 5 0 1,-1-3-1-16,3 3 1 15,5-8-1-15,9 3 1 0,2-4-1 16,9-4 0-16,2-6 0 16,3-10 1-16,2-5 0 15,4-8 0-15,4-8 0 16,6-13 0-16,6-8 0 16,-3-11 1-16,3-8-1 0,-1-4 1 15,-2-5 0-15,-3 2 0 16,-5-3 0-16,-8 1 0 15,-12 0 0-15,-4 5 1 16,-6 6-2-16,-3 13 1 16,0 7-1-16,0 20 0 15,3 19 0 1,0 21 0-16,-1 18 0 16,7 19 0-16,2 19 0 15,2 10 1-15,4-12-1 16,5-8 0-16,8-19-3 15,5-19 1-15,9-17-6 16,2-24 0-16</inkml:trace>
</inkml:ink>
</file>

<file path=word/ink/ink25.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7-01-13T20:21:15.058"/>
    </inkml:context>
    <inkml:brush xml:id="br0">
      <inkml:brushProperty name="width" value="0.1" units="cm"/>
      <inkml:brushProperty name="height" value="0.1" units="cm"/>
      <inkml:brushProperty name="color" value="#ED1C24"/>
      <inkml:brushProperty name="fitToCurve" value="1"/>
    </inkml:brush>
  </inkml:definitions>
  <inkml:trace contextRef="#ctx0" brushRef="#br0">488 458 13 0,'0'7'6'0,"-3"-14"2"0,3 7 6 16,-2 5-14-16,-1 7 0 15,0 0 1-15,-5 5 0 0,-3 0-1 16,-8 0 0-16,-2 0 1 16,-9-1 1-16,1-4-1 15,-4-2 1-15,-5-3 0 16,0-4 0-16,2-8-1 16,1 0 1-16,5-7-1 15,3-5 0 1,3-2-1-16,2-3 1 0,6-4-1 15,8-6 0-15,5-4-1 16,6-7 1-16,2-5-1 16,3-10 1-16,6 3 0 15,8-3 0-15,1 4 0 16,4 8 0-16,1 10-1 16,1 12 1-16,1 17 0 0,1 11 0 15,-1 23 0-15,-3 19 0 16,-10 9 0-16,-9 13 0 15,-8 7 0-15,-8 9 1 16,-9 6-1-16,-7-1 1 16,-1-12-1-16,-5 0 1 15,0-9 0-15,0-12 1 0,0-13-1 16,0-14 0-16,1-10-1 16,-1-21 0-16,3-3-1 15,5-10 1-15,9-4-2 16,7-2 1-16,9-1-1 15,8 5 1 1,5 5 1-16,14 2 0 16,11 3 0-16,1 5 1 0,7 7 0 15,0 2 0-15,1 0-1 16,-9-2 1-16,-6-3-3 16,-6-2 0-16,-2-5-6 15,-3-9 1-15</inkml:trace>
</inkml:ink>
</file>

<file path=word/ink/ink26.xml><?xml version="1.0" encoding="utf-8"?>
<inkml:ink xmlns:inkml="http://www.w3.org/2003/InkML">
  <inkml:definitions>
    <inkml:context xml:id="ctx0">
      <inkml:inkSource xml:id="inkSrc0">
        <inkml:traceFormat>
          <inkml:channel name="X" type="integer" max="9600" units="cm"/>
          <inkml:channel name="Y" type="integer" max="7200" units="cm"/>
          <inkml:channel name="T" type="integer" max="2.14748E9" units="dev"/>
        </inkml:traceFormat>
        <inkml:channelProperties>
          <inkml:channelProperty channel="X" name="resolution" value="377.95276" units="1/cm"/>
          <inkml:channelProperty channel="Y" name="resolution" value="425.28058" units="1/cm"/>
          <inkml:channelProperty channel="T" name="resolution" value="1" units="1/dev"/>
        </inkml:channelProperties>
      </inkml:inkSource>
      <inkml:timestamp xml:id="ts0" timeString="2017-01-13T20:21:14.405"/>
    </inkml:context>
    <inkml:brush xml:id="br0">
      <inkml:brushProperty name="width" value="0.1" units="cm"/>
      <inkml:brushProperty name="height" value="0.1" units="cm"/>
      <inkml:brushProperty name="color" value="#ED1C24"/>
      <inkml:brushProperty name="fitToCurve" value="1"/>
    </inkml:brush>
  </inkml:definitions>
  <inkml:trace contextRef="#ctx0" brushRef="#br0">0 7 0,'3'-7'15,"-3"7"1,0 0-16,0 0 16,0 0-16,0 0 15,0 0 1,0 0-16,0 0 16,0 0-16</inkml:trace>
</inkml:ink>
</file>

<file path=word/ink/ink27.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7-01-13T20:18:43.329"/>
    </inkml:context>
    <inkml:brush xml:id="br0">
      <inkml:brushProperty name="width" value="0.1" units="cm"/>
      <inkml:brushProperty name="height" value="0.1" units="cm"/>
      <inkml:brushProperty name="fitToCurve" value="1"/>
    </inkml:brush>
  </inkml:definitions>
  <inkml:trace contextRef="#ctx0" brushRef="#br0">27 107 3 0,'3'4'1'0,"-3"-8"-1"0,0 4 2 0,0 0-2 15,0 0 1-15,0 0 0 16,0-3 0-1,0 3-2-15,-3 0 1 0,1 0 0 16,-1 3 1-16,0-3-1 16,-2 2 0-16,2 0 0 15,0 1 0-15,1-1 0 16,-1-2 0-16,0 3-1 16,1-1 1-16,2-2 0 15,0 3 1-15,0-3-1 0,0 0 1 16,0 0-1-16,0 0 1 15,0 0 0-15,0 2 0 16,0-2-1-16,2 5 1 16,1-5-1-16,0 3 1 15,2-3 0-15,1-3 0 16,2 1 0 0,0-3 0-16,3 0-1 15,2 0 1-15,1-2 0 16,2 2 0-16,3-5-1 15,3 3 0-15,-3-1 0 16,0 3 0-16,0-2 0 16,-2 0 0-16,-1 2 0 15,-3 0 0-15,1-5 0 0,0 10 0 0,-3-3 0 16,2 1 1-16,-2 0-1 16,3 2 0-16,-4 0 0 15,4-3 0-15,0 3 0 16,-1 0 0-16,1 3 0 15,-1-3 0-15,1 2 0 16,0 0 0-16,-1 6 0 0,1-1 0 16,5-2 0-16,0-2 1 15,3-1-1-15,5 0 0 32,-3 1 0-32,1-3 0 15,-3 0 0-15,2-3 0 16,1 1 0-16,-1 0 0 0,3 2 0 15,0-3 1-15,1-2-1 16,1-2 0-16,1 2 0 16,-2 0 0-16,2 5 0 15,2-5 0-15,-2 0 0 16,3 3 0-16,-3-3 0 16,-6 0 0-16,-2 3 0 15,0-1 0-15,-1 1-1 0,1 2 1 0,0 0 0 16,0 0 0-16,-1 0 0 15,1 0 0-15,0 0 0 16,2 0 0-16,-2 0 0 16,3 0 1-16,-4-3-1 15,4 3 0-15,-1 3 0 32,1-3 1-32,-1 0-1 0,1 2 0 15,-4-2-1-15,1 0 1 16,0 0 0-16,0 3 0 15,-1-3-1-15,4 0 1 16,-1 0 0-16,1 0 0 16,-1 2 0-16,1-2 0 0,2 2 0 15,-5 1 0-15,2-1 0 16,1 3 1-16,2 3-1 16,-3-4 0-16,1 1 0 15,-1-2 0-15,-2-3 0 16,0 0 1-16,0 0-1 0,2-5 0 15,1 0 0-15,2 0 0 16,0 0 0 0,0 3 0-16,-2-1 0 15,-4 1 0-15,-2 2 0 16,-2 0 0-16,-4 0 0 16,-2 2 0-16,0 3 0 15,0 0 0-15,-3 0-1 16,0 5 1-16,0 0 0 15,1-1 0-15,-1-1 0 0,0-1 0 16,3-4 0-16,0 2 0 16,2-3 0-16,4 0 1 15,-1-2-1-15,0 0 0 16,1-2 0-16,-1 0 1 0,0 2-2 16,1-3 1-16,-1 1 0 15,0-3 1-15,-2 0-1 16,2 0 0-16,-2 2 0 15,-3 3 0-15,-3-2 0 16,0 2 0-16,0 0 0 16,-3 0 0-16,1 0-1 15,-3 2 1-15,2 1 0 0,-2-3 0 32,-1 2 0-32,1-2 0 0,0 3 0 15,2-1 1-15,1 1-2 16,-1-1 1-16,3 1 0 15,1-3 0-15,-1 2 0 16,0-2 1-16,0 0-1 16,0 0 0-16,0-2 0 15,3 2 1-15,0 0-2 0,0 0 1 16,3 0-1-16,-4 0 1 16,1 2 0-16,0-2 0 15,0 0-1-15,-3 3 1 16,0 1-4-16,3 1 1 15</inkml:trace>
</inkml:ink>
</file>

<file path=word/ink/ink28.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7-01-13T20:18:40.623"/>
    </inkml:context>
    <inkml:brush xml:id="br0">
      <inkml:brushProperty name="width" value="0.1" units="cm"/>
      <inkml:brushProperty name="height" value="0.1" units="cm"/>
      <inkml:brushProperty name="fitToCurve" value="1"/>
    </inkml:brush>
  </inkml:definitions>
  <inkml:trace contextRef="#ctx0" brushRef="#br0">0 102 2 0,'0'0'1'0,"3"0"0"15,-3 0 1-15,0 0-3 16,0 0 1-16,0 0 0 15,0 0 0-15,3 0 0 16,-3 0 0-16,0 0 0 16,2 0 1-16,4 0 0 15,-1 0 0-15,-2 0 0 16,0-2 0-16,2 2 0 0,1 0 0 16,2 0 0-16,3 0 0 15,-3 0-1-15,5 0 1 0,-2 0-1 16,0 0 1-16,0 0-1 15,3 0 0-15,-3 0 0 16,0 0 0-16,2 0 0 16,-2-3 0-16,0 3 0 0,-3-2 1 15,0 0-1-15,0-1 0 16,1 1 0-16,-4 2 1 31,0-2-1-31,1 2 0 16,-1-3 0-16,3 1 1 15,1 0-1-15,2-1 0 0,-1-1 0 16,1 1 0-16,0-1 0 16,3-3 0-16,2 2 0 15,0 0 0-15,4 1 0 0,-1-1 1 16,0 0-1-16,-3 0 0 16,6 3 0-16,-1-3 0 15,-4 5 0-15,-1-4 0 16,0 4 0-1,-2 0 0-15,-3-3 0 16,0 1 0-16,0 0 0 16,0 2 0-16,2 0 0 15,1 0 0-15,-3 0-1 16,0-3 1-16,-1 1 0 16,1-3 1-16,0 3-1 0,0 2 0 15,0-2 0-15,0 2 0 16,0 2 0-16,0-4 0 15,0 2-1-15,-1 2 1 16,4 0 0-16,-3-2 1 16,3 0-1-16,-1 0 0 0,1 0 0 15,-1 0 0-15,1 3 0 16,0-1 0-16,2 0 0 16,-2-2 0-16,2 0 0 0,0 0 0 15,3 3 0-15,3-1 0 16,0 0 0-16,-3-2 0 15,0 3 0-15,0-3 0 16,0 2 0-16,0 0 1 31,0 1-1-31,3-1 0 0,0 0 0 16,2 1 0-16,-2-1 0 16,0 3 0-16,-1 0-1 15,1-1 1-15,-3 3 0 16,-2 3 1-16,-1-3-1 15,0 0 0-15,3-3 0 0,0 1 0 16,0 0 0-16,-2-1 0 0,2 1 0 16,0 0 0-16,-3-3 0 15,-2 0 0-15,-1 1 0 16,1-1 0-16,0 0 0 16,-1-2 0-16,4 3 0 31,-1-3 0-31,3 0 0 15,0 0 0-15,3-3 0 0,-1 3 1 16,4-2-1-16,-3 2 0 16,-3-2 0-16,-3 2 0 15,3-3 0-15,-3 1 0 16,4 0 0-16,-1-1 0 16,-3 1-1-16,3 0 1 15,0 2 0-15,0-3 1 0,-3 1-1 16,1 2 0-16,-4 0 0 15,4 0 0-15,-1 0 0 16,0 0 1-16,1 0-1 16,-1 0 0-16,3 0 0 15,0 0 0-15,3 0 0 16,-3 2 0 0,0 1 0-16,-3-1 0 0,1 0 0 15,-1 1 0-15,-2-3 0 16,-1 0 1-16,6 0-1 15,0 0 0-15,0 0 0 16,3-3 0-16,0-1 0 16,-3-1 0-16,-3 3 0 15,1-1 0-15,-4 1 0 0,1 0 0 16,-1-1-1-16,-2 3 1 16,0-2 0-16,0 2 0 15,-3 0 0-15,3 0 0 16,0 0 0-16,3 0 0 0,-6 0 0 15,3 0 1-15,0 0-1 16,-1 0 0-16,1 0 0 16,0 0 0-16,0-2 0 15,0-1 0-15,0 3 0 16,0 0 0-16,0-2 0 16,2 0 1-16,-2 2-1 15,0 0 1-15,0 0-1 16,2 0 0-1,4-3 0-15,2 1 0 0,3 0 0 16,-3-3 0-16,0 3 0 16,-3-1 1-16,0 1-1 15,-2 2 0-15,0 0 0 16,-1 0 0 0,4 2 0-1,-1 3 1-15,-3 2-1 0,-2-2 1 16,0-1-1-16,-3 1 1 15,1 2-2-15,-1 0 1 16,0 0-3-16,0 0 0 16</inkml:trace>
</inkml:ink>
</file>

<file path=word/ink/ink29.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7-01-13T20:17:39.212"/>
    </inkml:context>
    <inkml:brush xml:id="br0">
      <inkml:brushProperty name="width" value="0.1" units="cm"/>
      <inkml:brushProperty name="height" value="0.1" units="cm"/>
      <inkml:brushProperty name="fitToCurve" value="1"/>
    </inkml:brush>
  </inkml:definitions>
  <inkml:trace contextRef="#ctx0" brushRef="#br0">0 157 2 0,'0'12'1'0,"3"-27"-1"0,-3 15 2 16,3-4-2-16,-3 4 1 31,2-5 0-31,1 2 0 0,3-2-2 16,-1 1 1-16,0-6 1 16,4 0 0-16,1-2-1 15,1 5 1-15,0-3-1 16,3 3 1-16,-3-3-1 15,2 3 1-15,1-1-1 16,-3 3 0 0,0-2 0-16,0 2 0 15,-1 0 0-15,1 3 0 16,0-1 0-16,-3 1 1 0,1 0-1 16,4 2 1-16,-2-3-1 15,0 3 0-15,0 0 0 16,0 0 1-16,2 0-1 15,-2-2 0-15,0 2 0 0,0 2 0 16,-3 1 0-16,0-1 1 16,0 3-1-16,1-5 0 15,1 0 0-15,1 2 1 16,0 1-1-16,3-1 0 16,-1-2 0-16,-2 3 0 15,3-1 0-15,2-2 1 0,3 3-1 16,0-3 0-16,6 0 0 15,-6-3 0-15,0-2 0 16,-3 5 0-16,1-2-1 16,-4 2 1-16,3 0 0 15,-2 0 0-15,0 2 0 0,-1-2 0 32,1 0 0-32,-3 5 1 15,0-2-1-15,-1-1 0 16,1-4 0-16,3 4 1 0,2-2-1 15,1-2 0-15,2-1 0 16,0 1 0-16,0-3 0 16,3 0 1-16,2 0-1 15,3 0 1-15,0 3-1 0,-2-3 1 16,-6 2-1-16,-3 1 1 16,1 0-1-16,2-1 1 15,0 3-2-15,0 0 1 16,0 0 0-16,3 0 1 15,2 3-1-15,1-1 0 0,-1 0 0 32,-2 1 0-32,0-1 0 15,-3 6 0-15,0 1 0 16,0-1 0-16,2-3 0 16,1-1 0-16,0 1 0 15,0 0 0-15,-3 2 0 0,3-2 0 16,-6-2 0-16,0 2 0 15,0 2 0-15,-2-2 0 16,2 0 0-16,1-1 0 16,2-1 0-16,3-6 1 0,-1 1-1 15,4 0 0-15,-1-6 0 16,-2 1 1-16,0 0-1 16,0 2 0-16,-1-2 0 15,1 7 0-15,-3-5-1 0,0-3 1 16,0 8 0-16,3-4 0 15,-3 4-1-15,-3 0 1 16,1 0 0-16,-4-3 0 16,1 3 0-16,2 0 0 15,3 0 0-15,6-2 0 32,2-3 0-32,3 2 0 0,0 1 0 15,-3-1 1-15,-2-1-1 16,2 1 0-16,0 1 0 15,0-1 1-15,3 1-1 16,-5 2 0-16,-4 0 0 0,-2 2 0 16,-2 1 0-16,-1-1 0 15,0 3 0-15,1 0 1 16,-1 0-1-16,3 0 1 0,3 2-1 16,0-2 0-16,-1 0 0 15,1 0 0-15,0-1-1 16,-3-1 1-16,0 2 0 15,-3-3 0-15,-2 3 0 32,-3-3 0-32,0 3 0 0,2-5 0 15,-2 5 0-15,0-2 0 16,0 1 0-16,2-4 1 16,4-2 0-16,-1-3 0 15,3-2-1-15,-3-5 1 16,1 2-1-16,-1 0 1 15,0 3-1-15,1 0 0 0,-1-1 0 16,0 1 0-16,1 2-1 16,-4 3 1-16,1 2-1 15,-3 0 0-15,0 0 0 16,0 0 1-16,-1 0-1 0,1 2 1 16,0 1 0-16,3 1 0 15,-1 4 0-15,4-6 0 16,2 1 0-16,-3-1 0 15,6 1 0-15,2-6 0 0,1 1 0 16,-1 2 0-16,-2-3 0 16,-3 3 0-16,0 3 0 15,-2-8 1-15,-1 5-1 32,0 0 1-32,-2-3-1 0,2 3 1 15,-2-2-1-15,-1-1 1 16,-2 3-2-16,0-2 1 15,-3 2 0-15,0 0 0 16,1 2-1-16,-1-2 0 16,-3 0 0-16,1 0 1 0,-1 3 0 15,1 2 0-15,-4-3 0 16,1 1 0-16,0 2 0 16,-1-1 0-16,1-1 0 15,0 2 0-15,0-3 0 16,-1 3 0-16,4-3 0 0,-4 1 1 15,-2-3-1-15,3 2 1 32,0 1-1-32,0-3 0 15,-1 2 0-15,-2-2 1 0,3 3-1 16,-3-3 0-16,3 2 0 16,2-2 1-16,1 0-2 15,-1 0 0-15,1-5-3 16</inkml:trace>
</inkml:ink>
</file>

<file path=word/ink/ink3.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7-01-13T20:03:09.710"/>
    </inkml:context>
    <inkml:brush xml:id="br0">
      <inkml:brushProperty name="width" value="0.1" units="cm"/>
      <inkml:brushProperty name="height" value="0.1" units="cm"/>
      <inkml:brushProperty name="color" value="#ED1C24"/>
      <inkml:brushProperty name="fitToCurve" value="1"/>
    </inkml:brush>
  </inkml:definitions>
  <inkml:trace contextRef="#ctx0" brushRef="#br0">0 657 29 0,'14'-20'14'0,"89"-23"-18"0,-73 19 26 16,22-12-21-16,21-13 1 16,14-9 0-16,22-4 0 0,14-4-3 15,-1 1 1-15,6-3-3 16,0 8 1-16,-8 7-6 15,2 0 0-15</inkml:trace>
</inkml:ink>
</file>

<file path=word/ink/ink30.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7-01-13T20:17:35.610"/>
    </inkml:context>
    <inkml:brush xml:id="br0">
      <inkml:brushProperty name="width" value="0.1" units="cm"/>
      <inkml:brushProperty name="height" value="0.1" units="cm"/>
      <inkml:brushProperty name="fitToCurve" value="1"/>
    </inkml:brush>
  </inkml:definitions>
  <inkml:trace contextRef="#ctx0" brushRef="#br0">-2 91 9 0,'0'2'4'0,"0"-4"-3"0,0 2 5 16,0 0-6-1,5-5 0-15,-5 0 1 16,6 0 0-16,-4 1 0 16,-2 4 1-16,3-5 0 15,-3 5 0-15,3-2 0 16,2 4 0-16,1-2 0 16,-1 2 0-16,1-2-2 15,2 0 0-15,0 0 0 0,0 3 0 16,0-3 0-16,3-3 1 0,0 3-1 15,0-2 1-15,0 0-1 16,0-1 1-16,0-2-1 16,-1 3 0-16,1 0 0 15,-2 2 0-15,1-3 0 32,-1 6 1-32,-1-1-1 0,0 3 0 15,3 0-1-15,-3-1 1 16,0-1 0-16,0 1 0 15,0 1 0-15,1-2 1 16,1-1-1-16,4-2 0 0,0-2 0 16,-1-3 0-16,1 0 0 15,-1 5 1-15,1-2-1 16,-3 2 0-16,0 0 0 16,0 2 0-16,0 0 0 15,-1-2 0-15,4 3 0 16,0-3 0-16,2 0 0 15,0-5 0-15,1 0 0 16,4 1 0-16,-2-4 0 0,-2 4 0 0,-4-1 0 16,4 0 0-16,-4 3 0 15,1-3 0-15,2 2 0 16,0 1 0-16,1-3 0 16,-1 5 0-16,0-2 0 31,1 2 0-31,2 0-1 15,-3 0 1-15,3 0 0 0,0 2 0 16,0 1 0-16,0 1 0 16,3 1 0-16,2-2 0 15,1-3 0-15,2 0 0 16,-2 0 0-16,-1-3 0 0,1 3 0 16,4-5 0-16,-1 5 0 15,2-2 0-15,0 2 0 16,-1 0 0-16,1 0 0 15,0 0 0-15,3 0 0 16,0 0 1-16,-1 0-1 16,1-5 0-16,-3 3 0 15,0-1 0-15,-3-1 0 0,0 6 0 32,0 0-1-32,0 1 1 0,-2-1 0 15,-1 1 0-15,1 1 0 16,-3-1 0-16,-1-1 0 15,1 1 0-15,-3-1 0 16,3-2 1-16,2 0-1 16,1-2 0-16,2-1 0 15,-2 3 0-15,-4-2 0 0,-2 4 1 16,-2 1-2-16,-4-3 1 16,1 2 0-16,2 0 0 15,1 1 0-15,2-3 0 16,2 0 0-16,4 0 0 0,2-3 0 15,0 3 0-15,0 0 0 16,-2 0 0-16,2 0 0 16,0 0 1-16,3 0-1 15,3 0 0-15,-9-2-1 16,1 0 1-16,-1 2 0 16,1-5 0-16,-1 5 0 15,3 0 0-15,1 0 0 16,-1-5 0-1,3 5 0-15,-3-2 1 0,0 2-1 16,-2-3 0-16,-1 1 0 16,6-1 1-16,-3 1-1 15,3 0 0-15,-3-1-1 16,-2 1 1-16,-1-1 0 16,-2-1 0-16,0 1 0 15,0 1 0-15,-1 2 0 0,1 2 0 16,0 1 0-16,-3 1 0 15,0 1 0-15,0-2 0 16,-3 1 0-16,1 4 0 16,-4-4 0-16,3-1 0 15,-2-1 0-15,-3 3 0 16,0 0 0 0,0-3 1-16,0 1-1 15,-1-3 0-15,4 4 0 16,2-1 0-16,1-1 0 15,-1-2 0-15,3 0 0 16,0-2 0-16,-3-3 0 16,3-2 0-16,-2 0 0 0,2 2 0 15,-3 0 0-15,0-2 0 0,-2 2 0 16,-3 0 0-16,-3 3-1 16,0 2 1-16,-2 2 0 15,-1 1 0-15,-2-1 0 16,2 3 1-16,-5-3-2 15,0-2 0-15,-5-5-4 16,2-4 1-16</inkml:trace>
</inkml:ink>
</file>

<file path=word/ink/ink31.xml><?xml version="1.0" encoding="utf-8"?>
<inkml:ink xmlns:inkml="http://www.w3.org/2003/InkML">
  <inkml:definitions>
    <inkml:context xml:id="ctx0">
      <inkml:inkSource xml:id="inkSrc0">
        <inkml:traceFormat>
          <inkml:channel name="X" type="integer" max="9600" units="cm"/>
          <inkml:channel name="Y" type="integer" max="7200" units="cm"/>
          <inkml:channel name="T" type="integer" max="2.14748E9" units="dev"/>
        </inkml:traceFormat>
        <inkml:channelProperties>
          <inkml:channelProperty channel="X" name="resolution" value="377.95276" units="1/cm"/>
          <inkml:channelProperty channel="Y" name="resolution" value="425.28058" units="1/cm"/>
          <inkml:channelProperty channel="T" name="resolution" value="1" units="1/dev"/>
        </inkml:channelProperties>
      </inkml:inkSource>
      <inkml:timestamp xml:id="ts0" timeString="2017-01-13T20:18:37.056"/>
    </inkml:context>
    <inkml:brush xml:id="br0">
      <inkml:brushProperty name="width" value="0.1" units="cm"/>
      <inkml:brushProperty name="height" value="0.1" units="cm"/>
      <inkml:brushProperty name="fitToCurve" value="1"/>
    </inkml:brush>
  </inkml:definitions>
  <inkml:trace contextRef="#ctx0" brushRef="#br0">0 0 0</inkml:trace>
</inkml:ink>
</file>

<file path=word/ink/ink32.xml><?xml version="1.0" encoding="utf-8"?>
<inkml:ink xmlns:inkml="http://www.w3.org/2003/InkML">
  <inkml:definitions>
    <inkml:context xml:id="ctx0">
      <inkml:inkSource xml:id="inkSrc0">
        <inkml:traceFormat>
          <inkml:channel name="X" type="integer" max="9600" units="cm"/>
          <inkml:channel name="Y" type="integer" max="7200" units="cm"/>
          <inkml:channel name="T" type="integer" max="2.14748E9" units="dev"/>
        </inkml:traceFormat>
        <inkml:channelProperties>
          <inkml:channelProperty channel="X" name="resolution" value="377.95276" units="1/cm"/>
          <inkml:channelProperty channel="Y" name="resolution" value="425.28058" units="1/cm"/>
          <inkml:channelProperty channel="T" name="resolution" value="1" units="1/dev"/>
        </inkml:channelProperties>
      </inkml:inkSource>
      <inkml:timestamp xml:id="ts0" timeString="2017-01-13T20:18:41.143"/>
    </inkml:context>
    <inkml:brush xml:id="br0">
      <inkml:brushProperty name="width" value="0.1" units="cm"/>
      <inkml:brushProperty name="height" value="0.1" units="cm"/>
      <inkml:brushProperty name="fitToCurve" value="1"/>
    </inkml:brush>
  </inkml:definitions>
  <inkml:trace contextRef="#ctx0" brushRef="#br0">0 0 0,'0'0'15</inkml:trace>
</inkml:ink>
</file>

<file path=word/ink/ink33.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7-01-13T20:17:30.905"/>
    </inkml:context>
    <inkml:brush xml:id="br0">
      <inkml:brushProperty name="width" value="0.1" units="cm"/>
      <inkml:brushProperty name="height" value="0.1" units="cm"/>
      <inkml:brushProperty name="fitToCurve" value="1"/>
    </inkml:brush>
  </inkml:definitions>
  <inkml:trace contextRef="#ctx0" brushRef="#br0">19 32 3 0,'-5'2'1'0,"2"-4"5"16,3 2-7-16,0 0 2 16,0-2 0-16,-3 2 1 15,3 0 1-15,-2 0-4 16,2 0 1-16,-3 0 2 16,3 0 0-16,-3 0-1 15,3 0 1-15,0-5-1 0,0 5 1 16,0-2 0-16,0 2 0 15,0-5-1-15,3 1 1 16,0-1-1-16,2 3 1 16,-2-3-2-16,0 3 1 15,-3 2-3-15,2 0 0 16,-2 2-3-16,0 5 1 0</inkml:trace>
</inkml:ink>
</file>

<file path=word/ink/ink4.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7-01-13T20:03:09.432"/>
    </inkml:context>
    <inkml:brush xml:id="br0">
      <inkml:brushProperty name="width" value="0.1" units="cm"/>
      <inkml:brushProperty name="height" value="0.1" units="cm"/>
      <inkml:brushProperty name="color" value="#ED1C24"/>
      <inkml:brushProperty name="fitToCurve" value="1"/>
    </inkml:brush>
  </inkml:definitions>
  <inkml:trace contextRef="#ctx0" brushRef="#br0">87 1046 19 0,'-21'17'9'0,"-1"12"-6"0,17-27 10 0,-4 6-12 15,1 1 0-15,0 1 0 16,0 0 1-16,2-1-3 16,4-4 1-16,2-5 1 15,2-7 1-15,7-5-1 0,4-15 0 16,6-16 0-16,3-8 0 15,11-14 0-15,5-3 0 16,3-5-1-16,-6-9 1 16,-5-3-1-16,-3 7 0 15,-5 3 1-15,0 7 0 16,-9 7-1 0,-2 11 1-16,-5 8-1 15,-4 11 0-15,-2 17-1 16,-2 16 1-16,-7 15-1 15,-4 19 1-15,-4 20 0 0,-4 16 0 16,-6 11 0-16,2 8 1 16,3-2-1-16,3-2 1 15,8-14-1-15,9-13 1 0,7-14-1 16,9-12 1-16,2-22-1 16,6-9 1-16,-3-20 0 15,3-12 0-15,2-8-1 16,3-6 1-16,0 4-1 15,1-2 1 17,-8-5-1-32,-6 7 1 15,-6 13-1-15,-2 9 0 16,-6 7 0-16,-3 10 0 16,-5 10 0-16,0 4 1 15,-1 8-1-15,4 5 0 16,0 2 0-16,2-3 0 15,3-2 0-15,5-2 1 0,1-7-1 16,5-10 1-16,5-5-1 16,3-5 0-16,3-10 0 15,0-7 0-15,2 1-1 16,1-4 1-16,2-1 0 16,-3 2 0-16,-2-3 0 0,-3 5 0 15,-5 3 0-15,-6 2 1 0,0 5-1 16,-5-3 1-16,-3 7-1 15,-3 5 0-15,0 1 0 32,1 4 0-32,-4 3-1 15,1 6 1-15,2 4-1 16,0 2 0-16,3 0 0 16,6 0 1-16,2-1 0 0,5 1 0 15,1-5 0-15,0-2 0 16,-1-7 0-16,4-3 0 15,-1-8 0-15,0 1 1 16,1-3-1-16,-1-4 0 16,-2-5 0-16,-6 2 0 15,0 0-1-15,-5 0 1 0,-3 2-1 16,-3 6 1-16,0 2-1 16,0 0 0-16,1 2 0 15,-1 3 0-15,0 2 0 16,1-3 1-16,2 3-1 15,0-5 1 1,2 3-1-16,4-3 1 16,-1-2 0-16,3 5 0 0,0-3-1 15,3 2 1-15,3 1-1 16,0-1 1-16,5 1 0 16,-3-3 0-16,0-2 0 15,1 0 1-15,2-8-1 16,0 3 0-16,2-5 0 15,1 3 1-15,3-3-1 0,-6 0 0 16,0 0 0-16,-6 2 0 16,-4 3 0-16,-4 3 0 15,-2 1 0-15,-6 3 0 16,-2 5 0-16,-6 5 1 16,3 5-2-16,-6 0 1 15,3 11 0-15,-3 6 0 0,9 0-1 16,0-1 1-16,7-4 0 15,4 0 0-15,5-3-1 16,-1-7 1-16,7-2 0 16,-1-8 0-16,0-7 0 15,1-4 0-15,-5-11 0 16,2 1 1 0,0-5-1-16,-3 7 0 0,-3 0 1 15,-3 3 0-15,-2 1 0 16,-3 4 0-16,-3 2-1 15,-2 2 0-15,2 0 0 16,-5 0 0-16,-3 3-1 16,-5 2 0-16,-2-3 0 15,-4 3 0-15,0-2 0 0,3-3 1 16,3 0-1-16,2 0 1 16,3 0 0-16,6-2 0 15,5-3-1-15,5-2 0 16,11 3 0-16,9-1 1 15,-3 0-1-15,8-2 1 16,7-7 0 0,6-5 0-16,4 0 0 15,2-1 0-15,-6 1 0 16,3-2 1-16,-8-1-2 16,-5 3 1-16,-8 0-4 15,-6 2 1-15,-8 0-4 0,-9 3 1 16</inkml:trace>
</inkml:ink>
</file>

<file path=word/ink/ink5.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7-01-13T20:03:00.457"/>
    </inkml:context>
    <inkml:brush xml:id="br0">
      <inkml:brushProperty name="width" value="0.1" units="cm"/>
      <inkml:brushProperty name="height" value="0.1" units="cm"/>
      <inkml:brushProperty name="color" value="#ED1C24"/>
      <inkml:brushProperty name="fitToCurve" value="1"/>
    </inkml:brush>
  </inkml:definitions>
  <inkml:trace contextRef="#ctx0" brushRef="#br0">82 0 31 0,'-33'12'15'0,"14"-3"-19"0,17-9 24 31,-1 2-29-31,-3-2 0 0,-2 0-6 15,-3 0 0-15</inkml:trace>
</inkml:ink>
</file>

<file path=word/ink/ink6.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7-01-13T20:03:00.310"/>
    </inkml:context>
    <inkml:brush xml:id="br0">
      <inkml:brushProperty name="width" value="0.1" units="cm"/>
      <inkml:brushProperty name="height" value="0.1" units="cm"/>
      <inkml:brushProperty name="color" value="#ED1C24"/>
      <inkml:brushProperty name="fitToCurve" value="1"/>
    </inkml:brush>
  </inkml:definitions>
  <inkml:trace contextRef="#ctx0" brushRef="#br0">0 1084 8 0,'0'3'4'0,"3"1"2"0,-3-8-1 0,3-4-4 15,0 1 0-15,2-3 2 16,0-2 0-16,4-5-4 15,-1-4 1-15,3-6 1 16,5-5 1-16,3-1-1 16,0 1 0-16,0 1-1 15,3 2 0-15,-3 7 0 0,0 3 0 16,3 2 0-16,0 9 0 16,-3 8 0-16,-3 12 1 15,-2 3-1-15,-6 7 0 16,-8 7 0-16,-6 0 1 15,-2 0 0-15,-3 5 0 0,-2 0-1 32,-4-5 1-32,1-8-1 15,2-1 1-15,-2-8-1 16,2-7 1-16,4-1-2 16,1-6 1-16,4 0 0 15,5-8 0-15,5 0 0 16,6-2 0-16,6-7 0 0,7-8 0 15,11-4 1-15,4-13 0 0,1-2 0 16,-2-14 1-16,6 2-1 16,-9-10 1-16,9 5-1 15,-6-7 0-15,-3-5 0 16,-2-5 0-16,-8 3 0 16,-6 2 0-16,-6 9-1 15,-5 8 1 1,-2 10-1-16,-6 14 0 15,-6 12 0-15,1 20 0 16,-6 26 0-16,-5 25 1 16,-6 23-1-16,-8 20 1 15,6 22-1-15,-4-1 1 16,7-11-1-16,4-15 1 16,6-9-1-16,3-20 1 0,0-12-1 15,3-15 0-15,2-12 0 16,6-16 0-16,2-15-2 15,6-5 1-15,3-12-1 16,-1 0 1-16,3-5-1 0,1 5 1 16,-4-3-1-16,-2 13 1 15,-3 9 1-15,1 10 0 0,-7 8 0 16,-4 8 1-16,-4 11 0 16,-2-5 0-16,0 2 0 15,2 0 0-15,1-4 0 16,2-3 0-16,6-5-1 15,2-8 1-15,6-4-1 32,3-4 0-32,2-1-1 0,1-2 1 15,2-8 0-15,5-2 0 16,-2-2 0-16,0-1 0 16,-3 1-1-16,2 2 1 15,-10-2 0-15,-5 4 1 16,2 3-1-16,-8 0 1 0,0 2-1 15,-3 3 0-15,-2 2 0 16,-1 3 1-16,-2 2-1 16,0 2 0-16,3 6-1 15,-6 1 1-15,8 3-1 16,3 5 1-16,0 7-1 0,3 1 1 16,8-6-1-16,2-5 1 15,1 1 0 1,13-5 0-16,-8-3 0 15,-3-2 1-15,1-8-1 16,-4-4 0-16,6-5 0 16,-2-5 1-16,-4-2-1 15,-5-3 1-15,-2-2-1 16,-6 0 0-16,-3 2-1 16,0 2 1-1,-5 8-1-15,-3 5 1 16,9 5-1-16,-1 2 1 15,0 4 0-15,1 1 0 16,2 3-1-16,0-4 1 0,2 1 0 16,1 0 0-16,2-5 0 15,9-2 1-15,0-6-1 16,5-1 0-16,0-3 0 16,0-3 0-16,5 1 0 0,-2-3 0 15,0 0 0-15,-6 0 0 16,3 2 0-16,-5 1 1 15,-3 2-1-15,-3 2 1 32,-5 3 0-32,2 0 0 0,-5 7 1 15,-5 7 0-15,5 0-1 16,-9 3 1-16,4-1-1 16,-1 1 1-16,4 0-1 15,-1 2 1-15,3 0-2 16,5-5 0-16,1-2 0 15,5-3 0-15,2-2 0 0,4-4 0 16,2-4 0-16,5-1 0 16,-2-3 0-16,-6-3 1 15,-2 1-1-15,2 1 0 16,-5 4-1-16,-3-1 1 0,-5 5 1 16,5 5 0-16,-8 3 0 31,0 2 0-31,6 2 0 15,-6 0 0-15,0 0 0 16,0 1 0-16,2-4-1 0,1 1 0 16,3-2 0-16,-1-1 0 15,6-4 0-15,0-3 0 16,2-2 0-16,1-1 1 16,0 1-2-16,2-5 1 0,-2 2 0 15,-1 3 0-15,-2 0 0 16,0-1 1-16,-3 1-1 15,0 2 0-15,-5 1 0 16,5 1 1-16,-2 1-1 16,-6 2 0-16,2 0 0 15,1 0 0-15,2 0-1 0,1 0 1 16,2 0-1-16,0-3 1 16,6 1-1-16,-1-1 1 15,4 1 0-15,7-5 0 16,1-3-1-16,-1 0 1 0,-2-2 0 15,5-2 0-15,-2-3-1 32,-1 0 1-32,1 2 0 15,2-2 0-15,-3 1 0 16,1-1 0-16,-3-5 0 0,-6 5 1 16,3 2-1-16,-8 3 1 15,3 0 0-15,-6 3 0 16,-6 1-1-16,-2 6 1 15,-8-3-1-15,0 12 1 0,-8 5-1 16,-6 8 0-16,0-1 0 16,-2 15 0-16,-3-5 0 15,-1-2 0-15,12-8-1 16,2-2 1-16,6-3-1 16,8-4 1-16,0 0-1 15,8-5 1 1,1-5-1-16,1-3 1 15,7-4 0-15,2-3 0 16,0-2 0-16,0 0 0 16,0-2 0-16,-3-1 0 15,1 3 0-15,-4 2 0 0,-2 3 0 16,-3 7 0-16,0 2 0 16,-2 10 0-16,-3 10 1 15,-6 0 0-15,-5 9-1 16,-6 6 1-16,-5 9 0 0,-3 12 1 15,-5 10-2-15,-6 2 1 16,1 2-1-16,2-6 1 16,0-1-1-16,5-9 0 15,4-11-1 1,4-15 0-16,9-18 0 16,3-15 1-16,5-9-3 15,8-12 1-15,0-10-1 16,8-7 1-16,3-5-1 15,0-5 1-15,3-2 0 16,11 2 1-16,0 3 1 16,2 2 0-16,0 5 1 0,-2 12 0 15,2 0 0-15,-2 7 0 16,-3 0-1-16,-3 0 1 16,-5 1-4-16,5-1 1 15,-8-5-7-15,-2 3 1 0</inkml:trace>
</inkml:ink>
</file>

<file path=word/ink/ink7.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7-01-13T20:02:57.708"/>
    </inkml:context>
    <inkml:brush xml:id="br0">
      <inkml:brushProperty name="width" value="0.1" units="cm"/>
      <inkml:brushProperty name="height" value="0.1" units="cm"/>
      <inkml:brushProperty name="color" value="#ED1C24"/>
      <inkml:brushProperty name="fitToCurve" value="1"/>
    </inkml:brush>
  </inkml:definitions>
  <inkml:trace contextRef="#ctx0" brushRef="#br0">25 202 20 0,'-25'0'10'0,"36"-14"-9"15,-3 4 14-15,9-2-14 16,7-2 0-16,8-8 0 16,-2 0 0-16,8-6-2 15,3 1 1-15,2 6-1 0,3 4 1 16,-5 5-6-16,-3 9 0 15</inkml:trace>
</inkml:ink>
</file>

<file path=word/ink/ink8.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7-01-13T20:02:57.508"/>
    </inkml:context>
    <inkml:brush xml:id="br0">
      <inkml:brushProperty name="width" value="0.1" units="cm"/>
      <inkml:brushProperty name="height" value="0.1" units="cm"/>
      <inkml:brushProperty name="color" value="#ED1C24"/>
      <inkml:brushProperty name="fitToCurve" value="1"/>
    </inkml:brush>
  </inkml:definitions>
  <inkml:trace contextRef="#ctx0" brushRef="#br0">51 725 18 0,'0'3'9'0,"6"-6"-5"16,-6 3 9-16,0 0-12 15,0 0 1-15,-3 0 0 16,3-2 1-16,-3 4-4 16,1 1 1-16,-4 1 2 15,1 6 0 1,-1 2-1-16,-2 7 0 15,0 6-1-15,0 6 0 16,5-4 0-16,0 2 0 16,6-3-1-16,2-4 1 15,4-5 0-15,2-5 0 0,-1-5 0 16,4-9 0-16,3-5 0 16,-1-8 1-16,3-4-1 15,-8-3 1-15,-3 0-1 16,-5-2 1-16,-3 2-1 15,-5 5 1-15,-4 3-1 16,-2 2 0-16,0 2 0 0,1 5 0 16,-1 0-1-16,2 3 1 15,4 2-1-15,2 0 0 0,0 0 0 16,3 0 1-16,0 0-1 16,6 0 1-16,2-2 0 15,3-1 0-15,3 3 0 16,-3 0 0-16,2-5 0 15,1-2 1-15,0-3 0 32,2-6 1-32,0-4 0 0,-2-6 0 15,0-8 0-15,-1-2 1 16,4-8-1-16,-1-2 0 16,3-9-2-16,-2-1 1 0,-1-9-1 15,-2 4 1-15,0 1-1 16,-3 2 1-16,-1 10-1 15,-4 4 0-15,-1 10 0 16,-2 8 1-16,0 11-2 16,-6 15 0-16,-2 20 0 15,-6 16 1-15,-3 24-1 0,0 30 1 16,1 4-1-16,2 5 1 16,5-2 0-16,4-15 0 15,4-7 0 1,4-15 0-16,5-12 0 15,2-16 0-15,4-10-2 16,2-15 1-16,3-12-3 16,-3-10 0-16,0-11-5 15,-5-1 1-15</inkml:trace>
</inkml:ink>
</file>

<file path=word/ink/ink9.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7-01-13T20:02:56.707"/>
    </inkml:context>
    <inkml:brush xml:id="br0">
      <inkml:brushProperty name="width" value="0.1" units="cm"/>
      <inkml:brushProperty name="height" value="0.1" units="cm"/>
      <inkml:brushProperty name="color" value="#ED1C24"/>
      <inkml:brushProperty name="fitToCurve" value="1"/>
    </inkml:brush>
  </inkml:definitions>
  <inkml:trace contextRef="#ctx0" brushRef="#br0">130 381 9 0,'-5'-12'4'0,"8"17"0"16,-3 2 5-16,0 7-6 15,-3 15 1-15,0 12 1 16,-5 15 0-16,-5 7-7 15,-1 9 1-15,0 10 4 0,1 0 0 16,2-4-2-16,-5-13 1 16,2-10-1-16,3-14 0 15,6-9 0-15,2-15 0 16,6-27-1-16,-1-26 1 0,7-22-1 16,7-22 1-16,6-26-1 15,5-8 1-15,11-4-1 16,-6 5 0-16,1 9 0 15,-3 19 0-15,-6 15 0 16,1 12 0-16,-6 20 0 16,-8 16 0-16,0 17 1 15,-6 22 0-15,-5 22 1 0,-3 21 0 32,-2 15 0-32,-3 9 1 0,0 3-1 15,2-2 0-15,3-13-2 16,3-9 1-16,6-17-1 15,7-15 1-15,6-16-1 16,8-25 0-16,3-24 0 16,2-26 1-16,6-25-1 15,3-14 1-15,0-7-1 16,-9 5 0-16,-5 9 0 16,-5 22 0-16,-8 22-1 15,-3 14 0-15,-9 19-4 16,-4 18 1-16,-1 14-5 15,3 12 0-15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MS Gothic"/>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MS Mincho"/>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1579</Words>
  <Characters>9004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10562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cp:lastPrinted>2016-01-13T20:22:00Z</cp:lastPrinted>
  <dcterms:created xsi:type="dcterms:W3CDTF">2017-01-13T04:45:00Z</dcterms:created>
  <dcterms:modified xsi:type="dcterms:W3CDTF">2017-01-14T01:02:00Z</dcterms:modified>
</cp:coreProperties>
</file>